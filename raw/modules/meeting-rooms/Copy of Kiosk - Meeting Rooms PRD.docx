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2">
      <w:pPr>
        <w:pageBreakBefore w:val="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3">
      <w:pPr>
        <w:pageBreakBefore w:val="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4">
      <w:pPr>
        <w:pageBreakBefore w:val="0"/>
        <w:ind w:left="0" w:firstLine="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Document Name - </w:t>
      </w:r>
      <w:r w:rsidDel="00000000" w:rsidR="00000000" w:rsidRPr="00000000">
        <w:rPr>
          <w:rFonts w:ascii="Calibri" w:cs="Calibri" w:eastAsia="Calibri" w:hAnsi="Calibri"/>
          <w:sz w:val="28"/>
          <w:szCs w:val="28"/>
          <w:rtl w:val="0"/>
        </w:rPr>
        <w:t xml:space="preserve">Kiosk - Meeting Rooms PRD</w:t>
      </w:r>
    </w:p>
    <w:p w:rsidR="00000000" w:rsidDel="00000000" w:rsidP="00000000" w:rsidRDefault="00000000" w:rsidRPr="00000000" w14:paraId="00000005">
      <w:pPr>
        <w:pageBreakBefore w:val="0"/>
        <w:ind w:left="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6">
      <w:pPr>
        <w:pageBreakBefore w:val="0"/>
        <w:ind w:left="0" w:firstLine="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Version - </w:t>
      </w:r>
      <w:r w:rsidDel="00000000" w:rsidR="00000000" w:rsidRPr="00000000">
        <w:rPr>
          <w:rFonts w:ascii="Calibri" w:cs="Calibri" w:eastAsia="Calibri" w:hAnsi="Calibri"/>
          <w:sz w:val="28"/>
          <w:szCs w:val="28"/>
          <w:rtl w:val="0"/>
        </w:rPr>
        <w:t xml:space="preserve">1.1 (clarifications added based on review comments)</w:t>
      </w:r>
    </w:p>
    <w:p w:rsidR="00000000" w:rsidDel="00000000" w:rsidP="00000000" w:rsidRDefault="00000000" w:rsidRPr="00000000" w14:paraId="00000007">
      <w:pPr>
        <w:pageBreakBefore w:val="0"/>
        <w:ind w:left="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8">
      <w:pPr>
        <w:pageBreakBefore w:val="0"/>
        <w:ind w:left="0" w:firstLine="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Creator - </w:t>
      </w:r>
      <w:r w:rsidDel="00000000" w:rsidR="00000000" w:rsidRPr="00000000">
        <w:rPr>
          <w:rFonts w:ascii="Calibri" w:cs="Calibri" w:eastAsia="Calibri" w:hAnsi="Calibri"/>
          <w:sz w:val="28"/>
          <w:szCs w:val="28"/>
          <w:rtl w:val="0"/>
        </w:rPr>
        <w:t xml:space="preserve">Manvi Chandra</w:t>
      </w:r>
    </w:p>
    <w:p w:rsidR="00000000" w:rsidDel="00000000" w:rsidP="00000000" w:rsidRDefault="00000000" w:rsidRPr="00000000" w14:paraId="00000009">
      <w:pPr>
        <w:pageBreakBefore w:val="0"/>
        <w:ind w:left="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A">
      <w:pPr>
        <w:pageBreakBefore w:val="0"/>
        <w:ind w:left="0" w:firstLine="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Reviewer/Approver - </w:t>
      </w:r>
      <w:r w:rsidDel="00000000" w:rsidR="00000000" w:rsidRPr="00000000">
        <w:rPr>
          <w:rFonts w:ascii="Calibri" w:cs="Calibri" w:eastAsia="Calibri" w:hAnsi="Calibri"/>
          <w:sz w:val="28"/>
          <w:szCs w:val="28"/>
          <w:rtl w:val="0"/>
        </w:rPr>
        <w:t xml:space="preserve">Ujjwal Trivedi</w:t>
      </w:r>
    </w:p>
    <w:p w:rsidR="00000000" w:rsidDel="00000000" w:rsidP="00000000" w:rsidRDefault="00000000" w:rsidRPr="00000000" w14:paraId="0000000B">
      <w:pPr>
        <w:pageBreakBefore w:val="0"/>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C">
      <w:pPr>
        <w:pageBreakBefore w:val="0"/>
        <w:ind w:left="0" w:firstLine="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Classification</w:t>
      </w:r>
      <w:r w:rsidDel="00000000" w:rsidR="00000000" w:rsidRPr="00000000">
        <w:rPr>
          <w:rFonts w:ascii="Calibri" w:cs="Calibri" w:eastAsia="Calibri" w:hAnsi="Calibri"/>
          <w:sz w:val="28"/>
          <w:szCs w:val="28"/>
          <w:rtl w:val="0"/>
        </w:rPr>
        <w:t xml:space="preserve"> - Internal Use Only</w:t>
      </w:r>
    </w:p>
    <w:p w:rsidR="00000000" w:rsidDel="00000000" w:rsidP="00000000" w:rsidRDefault="00000000" w:rsidRPr="00000000" w14:paraId="0000000D">
      <w:pPr>
        <w:pageBreakBefore w:val="0"/>
        <w:ind w:left="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E">
      <w:pPr>
        <w:pageBreakBefore w:val="0"/>
        <w:ind w:left="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F">
      <w:pPr>
        <w:pageBreakBefore w:val="0"/>
        <w:ind w:left="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0">
      <w:pPr>
        <w:pageBreakBefore w:val="0"/>
        <w:ind w:left="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1">
      <w:pPr>
        <w:pageBreakBefore w:val="0"/>
        <w:ind w:left="0" w:firstLine="0"/>
        <w:rPr>
          <w:rFonts w:ascii="Calibri" w:cs="Calibri" w:eastAsia="Calibri" w:hAnsi="Calibri"/>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2">
      <w:pPr>
        <w:pageBreakBefore w:val="0"/>
        <w:ind w:left="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Kiosk for Meeting Rooms</w:t>
      </w:r>
    </w:p>
    <w:p w:rsidR="00000000" w:rsidDel="00000000" w:rsidP="00000000" w:rsidRDefault="00000000" w:rsidRPr="00000000" w14:paraId="00000013">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pageBreakBefore w:val="0"/>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Finding a perfect and available meeting room has always been a challenge for employees.</w:t>
      </w:r>
      <w:r w:rsidDel="00000000" w:rsidR="00000000" w:rsidRPr="00000000">
        <w:rPr>
          <w:rtl w:val="0"/>
        </w:rPr>
      </w:r>
    </w:p>
    <w:p w:rsidR="00000000" w:rsidDel="00000000" w:rsidP="00000000" w:rsidRDefault="00000000" w:rsidRPr="00000000" w14:paraId="00000015">
      <w:pPr>
        <w:pageBreakBefore w:val="0"/>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pageBreakBefore w:val="0"/>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With Kiosk view, it will be easier to find and book meeting rooms without having to login to the web and app.</w:t>
      </w:r>
      <w:r w:rsidDel="00000000" w:rsidR="00000000" w:rsidRPr="00000000">
        <w:rPr>
          <w:rtl w:val="0"/>
        </w:rPr>
      </w:r>
    </w:p>
    <w:p w:rsidR="00000000" w:rsidDel="00000000" w:rsidP="00000000" w:rsidRDefault="00000000" w:rsidRPr="00000000" w14:paraId="00000017">
      <w:pPr>
        <w:pageBreakBefore w:val="0"/>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Few questions which Kiosk can answer is:</w:t>
      </w:r>
    </w:p>
    <w:p w:rsidR="00000000" w:rsidDel="00000000" w:rsidP="00000000" w:rsidRDefault="00000000" w:rsidRPr="00000000" w14:paraId="00000018">
      <w:pPr>
        <w:pageBreakBefore w:val="0"/>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Which room is available and free for me to use?</w:t>
      </w:r>
    </w:p>
    <w:p w:rsidR="00000000" w:rsidDel="00000000" w:rsidP="00000000" w:rsidRDefault="00000000" w:rsidRPr="00000000" w14:paraId="00000019">
      <w:pPr>
        <w:pageBreakBefore w:val="0"/>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Where is the room located?</w:t>
      </w:r>
      <w:commentRangeStart w:id="0"/>
      <w:r w:rsidDel="00000000" w:rsidR="00000000" w:rsidRPr="00000000">
        <w:rPr>
          <w:rtl w:val="0"/>
        </w:rPr>
      </w:r>
    </w:p>
    <w:p w:rsidR="00000000" w:rsidDel="00000000" w:rsidP="00000000" w:rsidRDefault="00000000" w:rsidRPr="00000000" w14:paraId="0000001A">
      <w:pPr>
        <w:pageBreakBefore w:val="0"/>
        <w:ind w:left="0" w:firstLine="0"/>
        <w:rPr>
          <w:rFonts w:ascii="Calibri" w:cs="Calibri" w:eastAsia="Calibri" w:hAnsi="Calibri"/>
          <w:sz w:val="24"/>
          <w:szCs w:val="24"/>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B">
      <w:pPr>
        <w:pageBreakBefore w:val="0"/>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Why?</w:t>
      </w:r>
    </w:p>
    <w:p w:rsidR="00000000" w:rsidDel="00000000" w:rsidP="00000000" w:rsidRDefault="00000000" w:rsidRPr="00000000" w14:paraId="0000001C">
      <w:pPr>
        <w:pageBreakBefore w:val="0"/>
        <w:numPr>
          <w:ilvl w:val="0"/>
          <w:numId w:val="9"/>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Reduce Meeting Room </w:t>
      </w:r>
      <w:r w:rsidDel="00000000" w:rsidR="00000000" w:rsidRPr="00000000">
        <w:rPr>
          <w:rFonts w:ascii="Calibri" w:cs="Calibri" w:eastAsia="Calibri" w:hAnsi="Calibri"/>
          <w:sz w:val="24"/>
          <w:szCs w:val="24"/>
          <w:rtl w:val="0"/>
        </w:rPr>
        <w:t xml:space="preserve">conflicts</w:t>
      </w:r>
      <w:r w:rsidDel="00000000" w:rsidR="00000000" w:rsidRPr="00000000">
        <w:rPr>
          <w:rtl w:val="0"/>
        </w:rPr>
      </w:r>
    </w:p>
    <w:p w:rsidR="00000000" w:rsidDel="00000000" w:rsidP="00000000" w:rsidRDefault="00000000" w:rsidRPr="00000000" w14:paraId="0000001D">
      <w:pPr>
        <w:pageBreakBefore w:val="0"/>
        <w:numPr>
          <w:ilvl w:val="0"/>
          <w:numId w:val="9"/>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Improved Booking Experience - Auto </w:t>
      </w:r>
      <w:r w:rsidDel="00000000" w:rsidR="00000000" w:rsidRPr="00000000">
        <w:rPr>
          <w:rFonts w:ascii="Calibri" w:cs="Calibri" w:eastAsia="Calibri" w:hAnsi="Calibri"/>
          <w:sz w:val="24"/>
          <w:szCs w:val="24"/>
          <w:rtl w:val="0"/>
        </w:rPr>
        <w:t xml:space="preserve">unblock meeting</w:t>
      </w:r>
      <w:r w:rsidDel="00000000" w:rsidR="00000000" w:rsidRPr="00000000">
        <w:rPr>
          <w:rFonts w:ascii="Calibri" w:cs="Calibri" w:eastAsia="Calibri" w:hAnsi="Calibri"/>
          <w:sz w:val="24"/>
          <w:szCs w:val="24"/>
          <w:rtl w:val="0"/>
        </w:rPr>
        <w:t xml:space="preserve"> rooms, book ad hoc meetings, </w:t>
      </w:r>
    </w:p>
    <w:p w:rsidR="00000000" w:rsidDel="00000000" w:rsidP="00000000" w:rsidRDefault="00000000" w:rsidRPr="00000000" w14:paraId="0000001E">
      <w:pPr>
        <w:pageBreakBefore w:val="0"/>
        <w:numPr>
          <w:ilvl w:val="0"/>
          <w:numId w:val="9"/>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Increase visibility</w:t>
      </w:r>
      <w:ins w:author="Abhishek Dhyani" w:id="0" w:date="2021-10-13T09:59:45Z">
        <w:r w:rsidDel="00000000" w:rsidR="00000000" w:rsidRPr="00000000">
          <w:rPr>
            <w:rFonts w:ascii="Calibri" w:cs="Calibri" w:eastAsia="Calibri" w:hAnsi="Calibri"/>
            <w:sz w:val="24"/>
            <w:szCs w:val="24"/>
            <w:rtl w:val="0"/>
          </w:rPr>
          <w:t xml:space="preserve"> </w:t>
        </w:r>
      </w:ins>
      <w:r w:rsidDel="00000000" w:rsidR="00000000" w:rsidRPr="00000000">
        <w:rPr>
          <w:rtl w:val="0"/>
        </w:rPr>
      </w:r>
    </w:p>
    <w:p w:rsidR="00000000" w:rsidDel="00000000" w:rsidP="00000000" w:rsidRDefault="00000000" w:rsidRPr="00000000" w14:paraId="0000001F">
      <w:pPr>
        <w:pageBreakBefore w:val="0"/>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pageBreakBefore w:val="0"/>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How will it help us?</w:t>
      </w:r>
    </w:p>
    <w:p w:rsidR="00000000" w:rsidDel="00000000" w:rsidP="00000000" w:rsidRDefault="00000000" w:rsidRPr="00000000" w14:paraId="00000021">
      <w:pPr>
        <w:numPr>
          <w:ilvl w:val="0"/>
          <w:numId w:val="1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Helps to pitch products to clients who are looking specifically for Meeting Rooms Booking Solutions. Should help us widen the sales net. </w:t>
      </w:r>
    </w:p>
    <w:p w:rsidR="00000000" w:rsidDel="00000000" w:rsidP="00000000" w:rsidRDefault="00000000" w:rsidRPr="00000000" w14:paraId="00000022">
      <w:pPr>
        <w:numPr>
          <w:ilvl w:val="0"/>
          <w:numId w:val="1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Most of the International clients, do not want to use Mobile app. This will help to grow our International customers, who can use kiosk app even if they do not use mobile App.</w:t>
      </w:r>
    </w:p>
    <w:p w:rsidR="00000000" w:rsidDel="00000000" w:rsidP="00000000" w:rsidRDefault="00000000" w:rsidRPr="00000000" w14:paraId="00000023">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pageBreakBefore w:val="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3035300"/>
            <wp:effectExtent b="0" l="0" r="0" t="0"/>
            <wp:docPr id="13" name="image14.jpg"/>
            <a:graphic>
              <a:graphicData uri="http://schemas.openxmlformats.org/drawingml/2006/picture">
                <pic:pic>
                  <pic:nvPicPr>
                    <pic:cNvPr id="0" name="image14.jpg"/>
                    <pic:cNvPicPr preferRelativeResize="0"/>
                  </pic:nvPicPr>
                  <pic:blipFill>
                    <a:blip r:embed="rId7"/>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pageBreakBefore w:val="0"/>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pageBreakBefore w:val="0"/>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Meeting Rooms Kiosk Requirement</w:t>
      </w:r>
    </w:p>
    <w:p w:rsidR="00000000" w:rsidDel="00000000" w:rsidP="00000000" w:rsidRDefault="00000000" w:rsidRPr="00000000" w14:paraId="00000028">
      <w:pPr>
        <w:pageBreakBefore w:val="0"/>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pageBreakBefore w:val="0"/>
        <w:numPr>
          <w:ilvl w:val="0"/>
          <w:numId w:val="1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will be a native app.</w:t>
      </w:r>
    </w:p>
    <w:p w:rsidR="00000000" w:rsidDel="00000000" w:rsidP="00000000" w:rsidRDefault="00000000" w:rsidRPr="00000000" w14:paraId="0000002A">
      <w:pPr>
        <w:pageBreakBefore w:val="0"/>
        <w:numPr>
          <w:ilvl w:val="0"/>
          <w:numId w:val="1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will use a </w:t>
      </w:r>
      <w:r w:rsidDel="00000000" w:rsidR="00000000" w:rsidRPr="00000000">
        <w:rPr>
          <w:rFonts w:ascii="Calibri" w:cs="Calibri" w:eastAsia="Calibri" w:hAnsi="Calibri"/>
          <w:sz w:val="24"/>
          <w:szCs w:val="24"/>
          <w:rtl w:val="0"/>
        </w:rPr>
        <w:t xml:space="preserve">tenant specific  code to map the </w:t>
      </w:r>
      <w:r w:rsidDel="00000000" w:rsidR="00000000" w:rsidRPr="00000000">
        <w:rPr>
          <w:rFonts w:ascii="Calibri" w:cs="Calibri" w:eastAsia="Calibri" w:hAnsi="Calibri"/>
          <w:sz w:val="24"/>
          <w:szCs w:val="24"/>
          <w:rtl w:val="0"/>
        </w:rPr>
        <w:t xml:space="preserve">kiosk application with the client URL.</w:t>
      </w:r>
    </w:p>
    <w:p w:rsidR="00000000" w:rsidDel="00000000" w:rsidP="00000000" w:rsidRDefault="00000000" w:rsidRPr="00000000" w14:paraId="0000002B">
      <w:pPr>
        <w:pageBreakBefore w:val="0"/>
        <w:numPr>
          <w:ilvl w:val="0"/>
          <w:numId w:val="1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Once the kiosk application is </w:t>
      </w:r>
      <w:r w:rsidDel="00000000" w:rsidR="00000000" w:rsidRPr="00000000">
        <w:rPr>
          <w:rFonts w:ascii="Calibri" w:cs="Calibri" w:eastAsia="Calibri" w:hAnsi="Calibri"/>
          <w:sz w:val="24"/>
          <w:szCs w:val="24"/>
          <w:rtl w:val="0"/>
        </w:rPr>
        <w:t xml:space="preserve"> mapped  it will also ask the admin to connect to the calendar </w:t>
      </w:r>
      <w:r w:rsidDel="00000000" w:rsidR="00000000" w:rsidRPr="00000000">
        <w:rPr>
          <w:rFonts w:ascii="Calibri" w:cs="Calibri" w:eastAsia="Calibri" w:hAnsi="Calibri"/>
          <w:sz w:val="24"/>
          <w:szCs w:val="24"/>
          <w:rtl w:val="0"/>
        </w:rPr>
        <w:t xml:space="preserve">if not already done through the application. This will link the calendars only to the application. </w:t>
      </w:r>
    </w:p>
    <w:p w:rsidR="00000000" w:rsidDel="00000000" w:rsidP="00000000" w:rsidRDefault="00000000" w:rsidRPr="00000000" w14:paraId="0000002C">
      <w:pPr>
        <w:pageBreakBefore w:val="0"/>
        <w:numPr>
          <w:ilvl w:val="0"/>
          <w:numId w:val="1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Pr>
        <w:drawing>
          <wp:inline distB="114300" distT="114300" distL="114300" distR="114300">
            <wp:extent cx="3419475" cy="257175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41947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1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Pairing code can be alphanumeric.</w:t>
      </w:r>
    </w:p>
    <w:p w:rsidR="00000000" w:rsidDel="00000000" w:rsidP="00000000" w:rsidRDefault="00000000" w:rsidRPr="00000000" w14:paraId="0000002E">
      <w:pPr>
        <w:pageBreakBefore w:val="0"/>
        <w:numPr>
          <w:ilvl w:val="0"/>
          <w:numId w:val="1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Admin will not have to provide it’s credentials for login. Login to the kiosk application will be generic and based on the tenant specific code.</w:t>
      </w:r>
    </w:p>
    <w:p w:rsidR="00000000" w:rsidDel="00000000" w:rsidP="00000000" w:rsidRDefault="00000000" w:rsidRPr="00000000" w14:paraId="0000002F">
      <w:pPr>
        <w:pageBreakBefore w:val="0"/>
        <w:numPr>
          <w:ilvl w:val="0"/>
          <w:numId w:val="13"/>
        </w:numPr>
        <w:ind w:left="720" w:hanging="360"/>
        <w:rPr>
          <w:rFonts w:ascii="Calibri" w:cs="Calibri" w:eastAsia="Calibri" w:hAnsi="Calibri"/>
          <w:sz w:val="24"/>
          <w:szCs w:val="24"/>
        </w:rPr>
      </w:pPr>
      <w:commentRangeStart w:id="1"/>
      <w:commentRangeStart w:id="2"/>
      <w:r w:rsidDel="00000000" w:rsidR="00000000" w:rsidRPr="00000000">
        <w:rPr>
          <w:rFonts w:ascii="Calibri" w:cs="Calibri" w:eastAsia="Calibri" w:hAnsi="Calibri"/>
          <w:sz w:val="24"/>
          <w:szCs w:val="24"/>
          <w:rtl w:val="0"/>
        </w:rPr>
        <w:t xml:space="preserve">The admin will be able to give consent on everyone's behalf, so that the employees can create meetings, and the same can be synced to the employee's calendar and to the meeting room’s calendar.</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0">
      <w:pPr>
        <w:pageBreakBefore w:val="0"/>
        <w:numPr>
          <w:ilvl w:val="0"/>
          <w:numId w:val="1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the admin logs in to the Kiosk, the admin will be asked to select the room for which the Admin needs to map the tab with.</w:t>
      </w:r>
    </w:p>
    <w:p w:rsidR="00000000" w:rsidDel="00000000" w:rsidP="00000000" w:rsidRDefault="00000000" w:rsidRPr="00000000" w14:paraId="00000031">
      <w:pPr>
        <w:pageBreakBefore w:val="0"/>
        <w:numPr>
          <w:ilvl w:val="0"/>
          <w:numId w:val="13"/>
        </w:numPr>
        <w:ind w:left="720" w:hanging="360"/>
        <w:rPr>
          <w:ins w:author="Deleted user" w:id="1" w:date="2021-10-18T13:34:51Z"/>
          <w:rFonts w:ascii="Calibri" w:cs="Calibri" w:eastAsia="Calibri" w:hAnsi="Calibri"/>
          <w:sz w:val="24"/>
          <w:szCs w:val="24"/>
          <w:u w:val="none"/>
        </w:rPr>
      </w:pPr>
      <w:ins w:author="Deleted user" w:id="1" w:date="2021-10-18T13:34:51Z">
        <w:r w:rsidDel="00000000" w:rsidR="00000000" w:rsidRPr="00000000">
          <w:rPr>
            <w:rFonts w:ascii="Calibri" w:cs="Calibri" w:eastAsia="Calibri" w:hAnsi="Calibri"/>
            <w:sz w:val="24"/>
            <w:szCs w:val="24"/>
            <w:rtl w:val="0"/>
          </w:rPr>
          <w:t xml:space="preserve">Admin also needs to </w:t>
        </w:r>
        <w:r w:rsidDel="00000000" w:rsidR="00000000" w:rsidRPr="00000000">
          <w:rPr>
            <w:rFonts w:ascii="Calibri" w:cs="Calibri" w:eastAsia="Calibri" w:hAnsi="Calibri"/>
            <w:sz w:val="24"/>
            <w:szCs w:val="24"/>
            <w:rtl w:val="0"/>
            <w:rPrChange w:author="Deleted user" w:id="2" w:date="2021-10-18T13:34:51Z">
              <w:rPr>
                <w:rFonts w:ascii="Calibri" w:cs="Calibri" w:eastAsia="Calibri" w:hAnsi="Calibri"/>
                <w:sz w:val="24"/>
                <w:szCs w:val="24"/>
              </w:rPr>
            </w:rPrChange>
          </w:rPr>
          <w:t xml:space="preserve">enter an email</w:t>
        </w:r>
        <w:r w:rsidDel="00000000" w:rsidR="00000000" w:rsidRPr="00000000">
          <w:rPr>
            <w:rFonts w:ascii="Calibri" w:cs="Calibri" w:eastAsia="Calibri" w:hAnsi="Calibri"/>
            <w:sz w:val="24"/>
            <w:szCs w:val="24"/>
            <w:rtl w:val="0"/>
          </w:rPr>
          <w:t xml:space="preserve"> ID. This way we use the combination of both pairing code and email ID.</w:t>
        </w:r>
      </w:ins>
    </w:p>
    <w:p w:rsidR="00000000" w:rsidDel="00000000" w:rsidP="00000000" w:rsidRDefault="00000000" w:rsidRPr="00000000" w14:paraId="00000032">
      <w:pPr>
        <w:pageBreakBefore w:val="0"/>
        <w:ind w:left="720" w:firstLine="0"/>
        <w:rPr>
          <w:rFonts w:ascii="Arial" w:cs="Arial" w:eastAsia="Arial" w:hAnsi="Arial"/>
          <w:b w:val="0"/>
          <w:bCs w:val="0"/>
          <w:i w:val="0"/>
          <w:iCs w:val="0"/>
          <w:smallCaps w:val="0"/>
          <w:strike w:val="0"/>
          <w:color w:val="000000"/>
          <w:sz w:val="22"/>
          <w:szCs w:val="22"/>
          <w:u w:val="none"/>
          <w:shd w:fill="auto" w:val="clear"/>
          <w:vertAlign w:val="baseline"/>
          <w:rPrChange w:author="Deleted user" w:id="3" w:date="2021-10-18T13:42:32Z">
            <w:rPr>
              <w:rFonts w:ascii="Calibri" w:cs="Calibri" w:eastAsia="Calibri" w:hAnsi="Calibri"/>
              <w:sz w:val="24"/>
              <w:szCs w:val="24"/>
              <w:u w:val="none"/>
            </w:rPr>
          </w:rPrChange>
        </w:rPr>
        <w:pPrChange w:author="Deleted user" w:id="0" w:date="2021-10-18T13:42:32Z">
          <w:pPr>
            <w:pageBreakBefore w:val="0"/>
            <w:numPr>
              <w:ilvl w:val="0"/>
              <w:numId w:val="13"/>
            </w:numPr>
            <w:ind w:left="720" w:hanging="360"/>
          </w:pPr>
        </w:pPrChange>
      </w:pPr>
      <w:r w:rsidDel="00000000" w:rsidR="00000000" w:rsidRPr="00000000">
        <w:rPr>
          <w:rtl w:val="0"/>
        </w:rPr>
      </w:r>
    </w:p>
    <w:p w:rsidR="00000000" w:rsidDel="00000000" w:rsidP="00000000" w:rsidRDefault="00000000" w:rsidRPr="00000000" w14:paraId="00000033">
      <w:pPr>
        <w:pageBreakBefore w:val="0"/>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3457575" cy="260985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457575"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ageBreakBefore w:val="0"/>
        <w:numPr>
          <w:ilvl w:val="0"/>
          <w:numId w:val="1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back navigation on the tab screen will take the user to the home screen of the application and not the </w:t>
      </w:r>
      <w:commentRangeStart w:id="3"/>
      <w:commentRangeStart w:id="4"/>
      <w:r w:rsidDel="00000000" w:rsidR="00000000" w:rsidRPr="00000000">
        <w:rPr>
          <w:rFonts w:ascii="Calibri" w:cs="Calibri" w:eastAsia="Calibri" w:hAnsi="Calibri"/>
          <w:sz w:val="24"/>
          <w:szCs w:val="24"/>
          <w:rtl w:val="0"/>
        </w:rPr>
        <w:t xml:space="preserve">tab</w:t>
      </w:r>
      <w:commentRangeEnd w:id="3"/>
      <w:r w:rsidDel="00000000" w:rsidR="00000000" w:rsidRPr="00000000">
        <w:commentReference w:id="3"/>
      </w:r>
      <w:commentRangeEnd w:id="4"/>
      <w:r w:rsidDel="00000000" w:rsidR="00000000" w:rsidRPr="00000000">
        <w:commentReference w:id="4"/>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5">
      <w:pPr>
        <w:pageBreakBefore w:val="0"/>
        <w:numPr>
          <w:ilvl w:val="0"/>
          <w:numId w:val="1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To switch the meeting room, the admin will have to enter a </w:t>
      </w:r>
      <w:r w:rsidDel="00000000" w:rsidR="00000000" w:rsidRPr="00000000">
        <w:rPr>
          <w:rFonts w:ascii="Calibri" w:cs="Calibri" w:eastAsia="Calibri" w:hAnsi="Calibri"/>
          <w:sz w:val="24"/>
          <w:szCs w:val="24"/>
          <w:rtl w:val="0"/>
        </w:rPr>
        <w:t xml:space="preserve">PIN</w:t>
      </w:r>
      <w:r w:rsidDel="00000000" w:rsidR="00000000" w:rsidRPr="00000000">
        <w:rPr>
          <w:rFonts w:ascii="Calibri" w:cs="Calibri" w:eastAsia="Calibri" w:hAnsi="Calibri"/>
          <w:sz w:val="24"/>
          <w:szCs w:val="24"/>
          <w:rtl w:val="0"/>
        </w:rPr>
        <w:t xml:space="preserve"> number. This will be generated from the backend, and shared with the </w:t>
      </w:r>
      <w:r w:rsidDel="00000000" w:rsidR="00000000" w:rsidRPr="00000000">
        <w:rPr>
          <w:rFonts w:ascii="Calibri" w:cs="Calibri" w:eastAsia="Calibri" w:hAnsi="Calibri"/>
          <w:sz w:val="24"/>
          <w:szCs w:val="24"/>
          <w:rtl w:val="0"/>
        </w:rPr>
        <w:t xml:space="preserve">admin</w:t>
      </w:r>
      <w:r w:rsidDel="00000000" w:rsidR="00000000" w:rsidRPr="00000000">
        <w:rPr>
          <w:rFonts w:ascii="Calibri" w:cs="Calibri" w:eastAsia="Calibri" w:hAnsi="Calibri"/>
          <w:sz w:val="24"/>
          <w:szCs w:val="24"/>
          <w:rtl w:val="0"/>
        </w:rPr>
        <w:t xml:space="preserve"> in the configurations window. </w:t>
      </w:r>
    </w:p>
    <w:p w:rsidR="00000000" w:rsidDel="00000000" w:rsidP="00000000" w:rsidRDefault="00000000" w:rsidRPr="00000000" w14:paraId="00000036">
      <w:pPr>
        <w:pageBreakBefore w:val="0"/>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Help text : Passcode is available on Web Application Settings-&gt;Configurations-&gt;Meeting Rooms</w:t>
      </w:r>
    </w:p>
    <w:p w:rsidR="00000000" w:rsidDel="00000000" w:rsidP="00000000" w:rsidRDefault="00000000" w:rsidRPr="00000000" w14:paraId="00000037">
      <w:pPr>
        <w:pageBreakBefore w:val="0"/>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ins w:author="Deleted user" w:id="4" w:date="2021-10-18T13:15:59Z">
        <w:r w:rsidDel="00000000" w:rsidR="00000000" w:rsidRPr="00000000">
          <w:rPr>
            <w:rFonts w:ascii="Calibri" w:cs="Calibri" w:eastAsia="Calibri" w:hAnsi="Calibri"/>
            <w:sz w:val="24"/>
            <w:szCs w:val="24"/>
            <w:rtl w:val="0"/>
          </w:rPr>
          <w:t xml:space="preserve">For now we can use the same code for  Pairing code and PIN for the use mentioned above.</w:t>
        </w:r>
      </w:ins>
      <w:r w:rsidDel="00000000" w:rsidR="00000000" w:rsidRPr="00000000">
        <w:rPr>
          <w:rtl w:val="0"/>
        </w:rPr>
      </w:r>
    </w:p>
    <w:p w:rsidR="00000000" w:rsidDel="00000000" w:rsidP="00000000" w:rsidRDefault="00000000" w:rsidRPr="00000000" w14:paraId="00000038">
      <w:pPr>
        <w:pageBreakBefore w:val="0"/>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pageBreakBefore w:val="0"/>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Use Case 1</w:t>
      </w:r>
    </w:p>
    <w:p w:rsidR="00000000" w:rsidDel="00000000" w:rsidP="00000000" w:rsidRDefault="00000000" w:rsidRPr="00000000" w14:paraId="0000003A">
      <w:pPr>
        <w:pageBreakBefore w:val="0"/>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a user I want to view from a distance, if the Meeting Room is “Available” or “In Use”.</w:t>
      </w:r>
    </w:p>
    <w:p w:rsidR="00000000" w:rsidDel="00000000" w:rsidP="00000000" w:rsidRDefault="00000000" w:rsidRPr="00000000" w14:paraId="0000003B">
      <w:pPr>
        <w:pageBreakBefore w:val="0"/>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View will show the current/upcoming status of the meeting rooms. </w:t>
      </w:r>
    </w:p>
    <w:p w:rsidR="00000000" w:rsidDel="00000000" w:rsidP="00000000" w:rsidRDefault="00000000" w:rsidRPr="00000000" w14:paraId="0000003C">
      <w:pPr>
        <w:pageBreakBefore w:val="0"/>
        <w:numPr>
          <w:ilvl w:val="0"/>
          <w:numId w:val="2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status will be defined by the colors too, -green - available, orange - upcoming, red - booked/in-use</w:t>
      </w:r>
    </w:p>
    <w:p w:rsidR="00000000" w:rsidDel="00000000" w:rsidP="00000000" w:rsidRDefault="00000000" w:rsidRPr="00000000" w14:paraId="0000003D">
      <w:pPr>
        <w:pageBreakBefore w:val="0"/>
        <w:numPr>
          <w:ilvl w:val="0"/>
          <w:numId w:val="2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availability of the meetings will be as per system timezone(Tab timezone) and not the office time. </w:t>
      </w:r>
    </w:p>
    <w:p w:rsidR="00000000" w:rsidDel="00000000" w:rsidP="00000000" w:rsidRDefault="00000000" w:rsidRPr="00000000" w14:paraId="0000003E">
      <w:pPr>
        <w:pageBreakBefore w:val="0"/>
        <w:numPr>
          <w:ilvl w:val="0"/>
          <w:numId w:val="2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a meeting is created in another timezone on the outlook/google calendar, then also it should reflect as per system timezone. </w:t>
      </w:r>
    </w:p>
    <w:p w:rsidR="00000000" w:rsidDel="00000000" w:rsidP="00000000" w:rsidRDefault="00000000" w:rsidRPr="00000000" w14:paraId="0000003F">
      <w:pPr>
        <w:pageBreakBefore w:val="0"/>
        <w:numPr>
          <w:ilvl w:val="0"/>
          <w:numId w:val="2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Ideally, there should not be any overlapping meetings, however in case if there is, sync the first meeting which was created. </w:t>
      </w:r>
    </w:p>
    <w:p w:rsidR="00000000" w:rsidDel="00000000" w:rsidP="00000000" w:rsidRDefault="00000000" w:rsidRPr="00000000" w14:paraId="00000040">
      <w:pPr>
        <w:pageBreakBefore w:val="0"/>
        <w:numPr>
          <w:ilvl w:val="0"/>
          <w:numId w:val="2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first meeting is removed or deleted, then only sync the second meeting.</w:t>
      </w:r>
    </w:p>
    <w:p w:rsidR="00000000" w:rsidDel="00000000" w:rsidP="00000000" w:rsidRDefault="00000000" w:rsidRPr="00000000" w14:paraId="00000041">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pageBreakBefore w:val="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286375" cy="3962400"/>
            <wp:effectExtent b="0" l="0" r="0" t="0"/>
            <wp:docPr id="8"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28637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ageBreakBefore w:val="0"/>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pageBreakBefore w:val="0"/>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pageBreakBefore w:val="0"/>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pageBreakBefore w:val="0"/>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Use Case 2</w:t>
      </w:r>
    </w:p>
    <w:p w:rsidR="00000000" w:rsidDel="00000000" w:rsidP="00000000" w:rsidRDefault="00000000" w:rsidRPr="00000000" w14:paraId="00000047">
      <w:pPr>
        <w:pageBreakBefore w:val="0"/>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an employee, I want to book a meeting room urgently to attend an ad hoc meeting, and I can see that the room is empty. </w:t>
      </w:r>
    </w:p>
    <w:p w:rsidR="00000000" w:rsidDel="00000000" w:rsidP="00000000" w:rsidRDefault="00000000" w:rsidRPr="00000000" w14:paraId="00000048">
      <w:pPr>
        <w:ind w:left="720" w:firstLine="0"/>
        <w:rPr>
          <w:rFonts w:ascii="Calibri" w:cs="Calibri" w:eastAsia="Calibri" w:hAnsi="Calibri"/>
          <w:sz w:val="24"/>
          <w:szCs w:val="24"/>
        </w:rPr>
      </w:pPr>
      <w:hyperlink r:id="rId11">
        <w:r w:rsidDel="00000000" w:rsidR="00000000" w:rsidRPr="00000000">
          <w:rPr>
            <w:rFonts w:ascii="Calibri" w:cs="Calibri" w:eastAsia="Calibri" w:hAnsi="Calibri"/>
            <w:color w:val="1155cc"/>
            <w:sz w:val="24"/>
            <w:szCs w:val="24"/>
            <w:u w:val="single"/>
            <w:rtl w:val="0"/>
          </w:rPr>
          <w:t xml:space="preserve">https://www.figma.com/file/qVRgpvcZHEmCdE2IKJqvqb/Kiosk---Meeting-rooms?node-id=1903%3A47842</w:t>
        </w:r>
      </w:hyperlink>
      <w:r w:rsidDel="00000000" w:rsidR="00000000" w:rsidRPr="00000000">
        <w:rPr>
          <w:rtl w:val="0"/>
        </w:rPr>
      </w:r>
    </w:p>
    <w:p w:rsidR="00000000" w:rsidDel="00000000" w:rsidP="00000000" w:rsidRDefault="00000000" w:rsidRPr="00000000" w14:paraId="00000049">
      <w:pPr>
        <w:pageBreakBefore w:val="0"/>
        <w:numPr>
          <w:ilvl w:val="0"/>
          <w:numId w:val="2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Show the availability of the meeting room on the UI. </w:t>
      </w:r>
    </w:p>
    <w:p w:rsidR="00000000" w:rsidDel="00000000" w:rsidP="00000000" w:rsidRDefault="00000000" w:rsidRPr="00000000" w14:paraId="0000004A">
      <w:pPr>
        <w:pageBreakBefore w:val="0"/>
        <w:numPr>
          <w:ilvl w:val="0"/>
          <w:numId w:val="22"/>
        </w:numPr>
        <w:ind w:left="144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Kiosk view will show data related to the current(today’s) date only.</w:t>
      </w:r>
    </w:p>
    <w:p w:rsidR="00000000" w:rsidDel="00000000" w:rsidP="00000000" w:rsidRDefault="00000000" w:rsidRPr="00000000" w14:paraId="0000004B">
      <w:pPr>
        <w:pageBreakBefore w:val="0"/>
        <w:numPr>
          <w:ilvl w:val="0"/>
          <w:numId w:val="2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Based on the colors also user will be able to identify from far, the status of the room </w:t>
      </w:r>
    </w:p>
    <w:p w:rsidR="00000000" w:rsidDel="00000000" w:rsidP="00000000" w:rsidRDefault="00000000" w:rsidRPr="00000000" w14:paraId="0000004C">
      <w:pPr>
        <w:pageBreakBefore w:val="0"/>
        <w:numPr>
          <w:ilvl w:val="0"/>
          <w:numId w:val="22"/>
        </w:numPr>
        <w:ind w:left="1440" w:hanging="360"/>
        <w:rPr>
          <w:rFonts w:ascii="Calibri" w:cs="Calibri" w:eastAsia="Calibri" w:hAnsi="Calibri"/>
          <w:sz w:val="24"/>
          <w:szCs w:val="24"/>
        </w:rPr>
      </w:pPr>
      <w:commentRangeStart w:id="5"/>
      <w:commentRangeStart w:id="6"/>
      <w:commentRangeStart w:id="7"/>
      <w:r w:rsidDel="00000000" w:rsidR="00000000" w:rsidRPr="00000000">
        <w:rPr>
          <w:rFonts w:ascii="Calibri" w:cs="Calibri" w:eastAsia="Calibri" w:hAnsi="Calibri"/>
          <w:sz w:val="24"/>
          <w:szCs w:val="24"/>
          <w:rtl w:val="0"/>
        </w:rPr>
        <w:t xml:space="preserve">The UI will be accessible for people with color blindness, the sidebar on the left of the screen would show different textures to show the usage of the room.</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D">
      <w:pPr>
        <w:pageBreakBefore w:val="0"/>
        <w:numPr>
          <w:ilvl w:val="0"/>
          <w:numId w:val="2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UI would show the meeting room Name, with the status of the room</w:t>
      </w:r>
    </w:p>
    <w:p w:rsidR="00000000" w:rsidDel="00000000" w:rsidP="00000000" w:rsidRDefault="00000000" w:rsidRPr="00000000" w14:paraId="0000004E">
      <w:pPr>
        <w:pageBreakBefore w:val="0"/>
        <w:numPr>
          <w:ilvl w:val="0"/>
          <w:numId w:val="2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would also show the time till what time the room is available. </w:t>
      </w:r>
    </w:p>
    <w:p w:rsidR="00000000" w:rsidDel="00000000" w:rsidP="00000000" w:rsidRDefault="00000000" w:rsidRPr="00000000" w14:paraId="0000004F">
      <w:pPr>
        <w:pageBreakBefore w:val="0"/>
        <w:numPr>
          <w:ilvl w:val="0"/>
          <w:numId w:val="2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UI would give an option to the employee to start a meeting right from the UI. </w:t>
      </w:r>
    </w:p>
    <w:p w:rsidR="00000000" w:rsidDel="00000000" w:rsidP="00000000" w:rsidRDefault="00000000" w:rsidRPr="00000000" w14:paraId="00000050">
      <w:pPr>
        <w:pageBreakBefore w:val="0"/>
        <w:numPr>
          <w:ilvl w:val="0"/>
          <w:numId w:val="2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can either start a meeting from “ Book the Room” button or can create a meeting from side nav on the  left side of the screen. </w:t>
      </w:r>
    </w:p>
    <w:p w:rsidR="00000000" w:rsidDel="00000000" w:rsidP="00000000" w:rsidRDefault="00000000" w:rsidRPr="00000000" w14:paraId="00000051">
      <w:pPr>
        <w:pageBreakBefore w:val="0"/>
        <w:ind w:left="144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057775" cy="3590925"/>
            <wp:effectExtent b="0" l="0" r="0" t="0"/>
            <wp:docPr id="1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057775"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ageBreakBefore w:val="0"/>
        <w:numPr>
          <w:ilvl w:val="0"/>
          <w:numId w:val="2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screen will show the meeting room calendar</w:t>
      </w:r>
    </w:p>
    <w:p w:rsidR="00000000" w:rsidDel="00000000" w:rsidP="00000000" w:rsidRDefault="00000000" w:rsidRPr="00000000" w14:paraId="00000053">
      <w:pPr>
        <w:pageBreakBefore w:val="0"/>
        <w:numPr>
          <w:ilvl w:val="0"/>
          <w:numId w:val="2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side navigation would be configurable based on the meeting or time</w:t>
      </w:r>
    </w:p>
    <w:p w:rsidR="00000000" w:rsidDel="00000000" w:rsidP="00000000" w:rsidRDefault="00000000" w:rsidRPr="00000000" w14:paraId="00000054">
      <w:pPr>
        <w:pageBreakBefore w:val="0"/>
        <w:ind w:left="14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there is another meeting prior to the current time, show the meeting which falls within (-1 hour) of the time frame, and (+3 hours) from current time. This may not include the time of the 4th hour. </w:t>
      </w:r>
    </w:p>
    <w:p w:rsidR="00000000" w:rsidDel="00000000" w:rsidP="00000000" w:rsidRDefault="00000000" w:rsidRPr="00000000" w14:paraId="00000055">
      <w:pPr>
        <w:pageBreakBefore w:val="0"/>
        <w:ind w:left="14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 the current time is 1:00 PM, then it will show the meeting before that, if the prior meeting was from 11:30 to 12:30, show that past meeting, but the past meeting should not exceed -1 hour of the time frame. For future time, show the meetings till 4:00 PM, but do not show the time of 4:00 PM on the time bar. </w:t>
      </w:r>
    </w:p>
    <w:p w:rsidR="00000000" w:rsidDel="00000000" w:rsidP="00000000" w:rsidRDefault="00000000" w:rsidRPr="00000000" w14:paraId="00000056">
      <w:pPr>
        <w:pageBreakBefore w:val="0"/>
        <w:ind w:left="14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meeting is from 3:30 - 4:30, then the 4:00 PM time can be shown on the side bar.</w:t>
      </w:r>
    </w:p>
    <w:p w:rsidR="00000000" w:rsidDel="00000000" w:rsidP="00000000" w:rsidRDefault="00000000" w:rsidRPr="00000000" w14:paraId="00000057">
      <w:pPr>
        <w:pageBreakBefore w:val="0"/>
        <w:ind w:left="14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there was no meeting prior to the current time, show (-1) hour before the current time that is 12:00 PM</w:t>
      </w:r>
    </w:p>
    <w:p w:rsidR="00000000" w:rsidDel="00000000" w:rsidP="00000000" w:rsidRDefault="00000000" w:rsidRPr="00000000" w14:paraId="00000058">
      <w:pPr>
        <w:pageBreakBefore w:val="0"/>
        <w:numPr>
          <w:ilvl w:val="0"/>
          <w:numId w:val="2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 time can never be more than End </w:t>
      </w:r>
      <w:r w:rsidDel="00000000" w:rsidR="00000000" w:rsidRPr="00000000">
        <w:rPr>
          <w:rFonts w:ascii="Calibri" w:cs="Calibri" w:eastAsia="Calibri" w:hAnsi="Calibri"/>
          <w:sz w:val="24"/>
          <w:szCs w:val="24"/>
          <w:rtl w:val="0"/>
        </w:rPr>
        <w:t xml:space="preserve">time</w:t>
      </w:r>
      <w:r w:rsidDel="00000000" w:rsidR="00000000" w:rsidRPr="00000000">
        <w:rPr>
          <w:rFonts w:ascii="Calibri" w:cs="Calibri" w:eastAsia="Calibri" w:hAnsi="Calibri"/>
          <w:sz w:val="24"/>
          <w:szCs w:val="24"/>
          <w:rtl w:val="0"/>
        </w:rPr>
        <w:t xml:space="preserve">. If user updates start time, the UI needs to block the user from updating end time less than start time. If user updates end time, user will not be able to update end time less than equal to start time. </w:t>
      </w:r>
    </w:p>
    <w:p w:rsidR="00000000" w:rsidDel="00000000" w:rsidP="00000000" w:rsidRDefault="00000000" w:rsidRPr="00000000" w14:paraId="00000059">
      <w:pPr>
        <w:pageBreakBefore w:val="0"/>
        <w:numPr>
          <w:ilvl w:val="0"/>
          <w:numId w:val="2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calendar side pan will be </w:t>
      </w:r>
      <w:r w:rsidDel="00000000" w:rsidR="00000000" w:rsidRPr="00000000">
        <w:rPr>
          <w:rFonts w:ascii="Calibri" w:cs="Calibri" w:eastAsia="Calibri" w:hAnsi="Calibri"/>
          <w:sz w:val="24"/>
          <w:szCs w:val="24"/>
          <w:rtl w:val="0"/>
        </w:rPr>
        <w:t xml:space="preserve">scrollable</w:t>
      </w:r>
      <w:r w:rsidDel="00000000" w:rsidR="00000000" w:rsidRPr="00000000">
        <w:rPr>
          <w:rFonts w:ascii="Calibri" w:cs="Calibri" w:eastAsia="Calibri" w:hAnsi="Calibri"/>
          <w:sz w:val="24"/>
          <w:szCs w:val="24"/>
          <w:rtl w:val="0"/>
        </w:rPr>
        <w:t xml:space="preserve">. Scroll details available </w:t>
      </w:r>
      <w:hyperlink w:anchor="_ihpkhuvxyrik">
        <w:r w:rsidDel="00000000" w:rsidR="00000000" w:rsidRPr="00000000">
          <w:rPr>
            <w:rFonts w:ascii="Calibri" w:cs="Calibri" w:eastAsia="Calibri" w:hAnsi="Calibri"/>
            <w:color w:val="1155cc"/>
            <w:sz w:val="24"/>
            <w:szCs w:val="24"/>
            <w:u w:val="single"/>
            <w:rtl w:val="0"/>
          </w:rPr>
          <w:t xml:space="preserve">here</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A">
      <w:pPr>
        <w:pageBreakBefore w:val="0"/>
        <w:numPr>
          <w:ilvl w:val="0"/>
          <w:numId w:val="2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user will be able to view Company Logo, by default we would not show any logo. If Client has already uploaded a logo in the WIS application, the same should reflect here. </w:t>
      </w:r>
    </w:p>
    <w:p w:rsidR="00000000" w:rsidDel="00000000" w:rsidP="00000000" w:rsidRDefault="00000000" w:rsidRPr="00000000" w14:paraId="0000005B">
      <w:pPr>
        <w:pageBreakBefore w:val="0"/>
        <w:ind w:left="14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logo would be configurable. SHOW_LOGO_KIOSK - true, by default.</w:t>
      </w:r>
    </w:p>
    <w:p w:rsidR="00000000" w:rsidDel="00000000" w:rsidP="00000000" w:rsidRDefault="00000000" w:rsidRPr="00000000" w14:paraId="0000005C">
      <w:pPr>
        <w:pageBreakBefore w:val="0"/>
        <w:ind w:left="144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057775" cy="3781425"/>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057775"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ageBreakBefore w:val="0"/>
        <w:numPr>
          <w:ilvl w:val="0"/>
          <w:numId w:val="2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user will be able to view current time and date in the kiosk. </w:t>
      </w:r>
    </w:p>
    <w:p w:rsidR="00000000" w:rsidDel="00000000" w:rsidP="00000000" w:rsidRDefault="00000000" w:rsidRPr="00000000" w14:paraId="0000005E">
      <w:pPr>
        <w:pageBreakBefore w:val="0"/>
        <w:numPr>
          <w:ilvl w:val="0"/>
          <w:numId w:val="2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the user clicks on Start meeting. It will show the current time window of 1 hour to the user(if available) and the user can edit the time if required.</w:t>
      </w:r>
    </w:p>
    <w:p w:rsidR="00000000" w:rsidDel="00000000" w:rsidP="00000000" w:rsidRDefault="00000000" w:rsidRPr="00000000" w14:paraId="0000005F">
      <w:pPr>
        <w:pageBreakBefore w:val="0"/>
        <w:numPr>
          <w:ilvl w:val="0"/>
          <w:numId w:val="2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Users will be able to edit the time range only for which the meeting room is available and has no other booking.</w:t>
      </w:r>
    </w:p>
    <w:p w:rsidR="00000000" w:rsidDel="00000000" w:rsidP="00000000" w:rsidRDefault="00000000" w:rsidRPr="00000000" w14:paraId="00000060">
      <w:pPr>
        <w:pageBreakBefore w:val="0"/>
        <w:numPr>
          <w:ilvl w:val="0"/>
          <w:numId w:val="2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start time of the meeting can not be in the past. </w:t>
      </w:r>
    </w:p>
    <w:p w:rsidR="00000000" w:rsidDel="00000000" w:rsidP="00000000" w:rsidRDefault="00000000" w:rsidRPr="00000000" w14:paraId="00000061">
      <w:pPr>
        <w:pageBreakBefore w:val="0"/>
        <w:numPr>
          <w:ilvl w:val="0"/>
          <w:numId w:val="2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end of the meeting will only show the time , till the time the meeting room is available. </w:t>
      </w:r>
    </w:p>
    <w:p w:rsidR="00000000" w:rsidDel="00000000" w:rsidP="00000000" w:rsidRDefault="00000000" w:rsidRPr="00000000" w14:paraId="00000062">
      <w:pPr>
        <w:pageBreakBefore w:val="0"/>
        <w:numPr>
          <w:ilvl w:val="0"/>
          <w:numId w:val="2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user will be able to enter the organizer name and the meeting title. The max length of the meeting room title would be 100 characters. Meeting Title can have alphanumeric, special characters. </w:t>
      </w:r>
    </w:p>
    <w:p w:rsidR="00000000" w:rsidDel="00000000" w:rsidP="00000000" w:rsidRDefault="00000000" w:rsidRPr="00000000" w14:paraId="00000063">
      <w:pPr>
        <w:pageBreakBefore w:val="0"/>
        <w:numPr>
          <w:ilvl w:val="0"/>
          <w:numId w:val="2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Meeting title cannot be blank, if the user leaves it blank, It should be set as &lt;Organizer’s Name&gt; meeting.</w:t>
        <w:tab/>
      </w:r>
    </w:p>
    <w:p w:rsidR="00000000" w:rsidDel="00000000" w:rsidP="00000000" w:rsidRDefault="00000000" w:rsidRPr="00000000" w14:paraId="00000064">
      <w:pPr>
        <w:pageBreakBefore w:val="0"/>
        <w:numPr>
          <w:ilvl w:val="0"/>
          <w:numId w:val="2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user can also skip name details  by jus</w:t>
      </w:r>
      <w:r w:rsidDel="00000000" w:rsidR="00000000" w:rsidRPr="00000000">
        <w:rPr>
          <w:rFonts w:ascii="Calibri" w:cs="Calibri" w:eastAsia="Calibri" w:hAnsi="Calibri"/>
          <w:sz w:val="24"/>
          <w:szCs w:val="24"/>
          <w:rtl w:val="0"/>
        </w:rPr>
        <w:t xml:space="preserve">t scanning the QR code</w:t>
      </w:r>
      <w:r w:rsidDel="00000000" w:rsidR="00000000" w:rsidRPr="00000000">
        <w:rPr>
          <w:rFonts w:ascii="Calibri" w:cs="Calibri" w:eastAsia="Calibri" w:hAnsi="Calibri"/>
          <w:sz w:val="24"/>
          <w:szCs w:val="24"/>
          <w:rtl w:val="0"/>
        </w:rPr>
        <w:t xml:space="preserve">. #P2.</w:t>
      </w:r>
    </w:p>
    <w:p w:rsidR="00000000" w:rsidDel="00000000" w:rsidP="00000000" w:rsidRDefault="00000000" w:rsidRPr="00000000" w14:paraId="00000065">
      <w:pPr>
        <w:pageBreakBefore w:val="0"/>
        <w:numPr>
          <w:ilvl w:val="0"/>
          <w:numId w:val="2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default title of the meeting would be “&lt;User’s Name&gt; Meeting. Example “Choir’s Meeting”</w:t>
      </w:r>
    </w:p>
    <w:p w:rsidR="00000000" w:rsidDel="00000000" w:rsidP="00000000" w:rsidRDefault="00000000" w:rsidRPr="00000000" w14:paraId="00000066">
      <w:pPr>
        <w:pageBreakBefore w:val="0"/>
        <w:numPr>
          <w:ilvl w:val="0"/>
          <w:numId w:val="2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meeting room is booked by another user from any calendar or Web/Mobile Application during the time user is creating a booking, on clicking on next would show an error message, “Meeting room just got booked for the selected time”</w:t>
      </w:r>
    </w:p>
    <w:p w:rsidR="00000000" w:rsidDel="00000000" w:rsidP="00000000" w:rsidRDefault="00000000" w:rsidRPr="00000000" w14:paraId="00000067">
      <w:pPr>
        <w:pageBreakBefore w:val="0"/>
        <w:numPr>
          <w:ilvl w:val="0"/>
          <w:numId w:val="2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user is able to start the meeting, the blocked status of the room should also be visible on the calendar of the kiosk and should also sync back to the meeting room’s and Organizer’s calendar.</w:t>
      </w:r>
    </w:p>
    <w:p w:rsidR="00000000" w:rsidDel="00000000" w:rsidP="00000000" w:rsidRDefault="00000000" w:rsidRPr="00000000" w14:paraId="00000068">
      <w:pPr>
        <w:pageBreakBefore w:val="0"/>
        <w:numPr>
          <w:ilvl w:val="0"/>
          <w:numId w:val="2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Edge Case: If the user updates the timing of the </w:t>
      </w:r>
      <w:r w:rsidDel="00000000" w:rsidR="00000000" w:rsidRPr="00000000">
        <w:rPr>
          <w:rFonts w:ascii="Calibri" w:cs="Calibri" w:eastAsia="Calibri" w:hAnsi="Calibri"/>
          <w:sz w:val="24"/>
          <w:szCs w:val="24"/>
          <w:rtl w:val="0"/>
        </w:rPr>
        <w:t xml:space="preserve">ad hoc</w:t>
      </w:r>
      <w:r w:rsidDel="00000000" w:rsidR="00000000" w:rsidRPr="00000000">
        <w:rPr>
          <w:rFonts w:ascii="Calibri" w:cs="Calibri" w:eastAsia="Calibri" w:hAnsi="Calibri"/>
          <w:sz w:val="24"/>
          <w:szCs w:val="24"/>
          <w:rtl w:val="0"/>
        </w:rPr>
        <w:t xml:space="preserve"> meeting from the user’s calendar. The meeting should be moved from the the current time to the suggested/updated time, however the meeting room will be released/made free from the current time, prior to that it will show booked. Example, if user created an </w:t>
      </w:r>
      <w:r w:rsidDel="00000000" w:rsidR="00000000" w:rsidRPr="00000000">
        <w:rPr>
          <w:rFonts w:ascii="Calibri" w:cs="Calibri" w:eastAsia="Calibri" w:hAnsi="Calibri"/>
          <w:sz w:val="24"/>
          <w:szCs w:val="24"/>
          <w:rtl w:val="0"/>
        </w:rPr>
        <w:t xml:space="preserve">adhoc</w:t>
      </w:r>
      <w:r w:rsidDel="00000000" w:rsidR="00000000" w:rsidRPr="00000000">
        <w:rPr>
          <w:rFonts w:ascii="Calibri" w:cs="Calibri" w:eastAsia="Calibri" w:hAnsi="Calibri"/>
          <w:sz w:val="24"/>
          <w:szCs w:val="24"/>
          <w:rtl w:val="0"/>
        </w:rPr>
        <w:t xml:space="preserve"> meeting at 12:30 PM, and the user moves the meeting to 2:30 PM at 12:35 PM, then the meeting room will be released at 12:35 PM and the meeting will be created as a scheduled meeting for 2:30 PM.</w:t>
      </w:r>
    </w:p>
    <w:p w:rsidR="00000000" w:rsidDel="00000000" w:rsidP="00000000" w:rsidRDefault="00000000" w:rsidRPr="00000000" w14:paraId="00000069">
      <w:pPr>
        <w:pageBreakBefore w:val="0"/>
        <w:numPr>
          <w:ilvl w:val="0"/>
          <w:numId w:val="22"/>
        </w:numPr>
        <w:ind w:left="1440" w:hanging="360"/>
        <w:rPr>
          <w:rFonts w:ascii="Calibri" w:cs="Calibri" w:eastAsia="Calibri" w:hAnsi="Calibri"/>
          <w:sz w:val="24"/>
          <w:szCs w:val="24"/>
          <w:u w:val="none"/>
          <w:rPrChange w:author="Deleted user" w:id="6" w:date="2021-11-19T06:12:47Z">
            <w:rPr>
              <w:rFonts w:ascii="Calibri" w:cs="Calibri" w:eastAsia="Calibri" w:hAnsi="Calibri"/>
              <w:sz w:val="24"/>
              <w:szCs w:val="24"/>
            </w:rPr>
          </w:rPrChange>
        </w:rPr>
        <w:pPrChange w:author="Deleted user" w:id="0" w:date="2021-11-19T06:12:47Z">
          <w:pPr>
            <w:pageBreakBefore w:val="0"/>
            <w:ind w:left="720" w:firstLine="0"/>
          </w:pPr>
        </w:pPrChange>
      </w:pPr>
      <w:ins w:author="Deleted user" w:id="5" w:date="2021-11-19T06:13:07Z">
        <w:r w:rsidDel="00000000" w:rsidR="00000000" w:rsidRPr="00000000">
          <w:rPr>
            <w:rFonts w:ascii="Calibri" w:cs="Calibri" w:eastAsia="Calibri" w:hAnsi="Calibri"/>
            <w:sz w:val="24"/>
            <w:szCs w:val="24"/>
            <w:rtl w:val="0"/>
          </w:rPr>
          <w:t xml:space="preserve">If user clicks on book a meeting at 11:35 AM and while creating a booking time changes to 11:37 AM, then the booking should be created from 11:37 AM.</w:t>
        </w:r>
      </w:ins>
      <w:r w:rsidDel="00000000" w:rsidR="00000000" w:rsidRPr="00000000">
        <w:rPr>
          <w:rtl w:val="0"/>
        </w:rPr>
      </w:r>
    </w:p>
    <w:p w:rsidR="00000000" w:rsidDel="00000000" w:rsidP="00000000" w:rsidRDefault="00000000" w:rsidRPr="00000000" w14:paraId="0000006A">
      <w:pPr>
        <w:pStyle w:val="Heading2"/>
        <w:ind w:left="720" w:firstLine="0"/>
        <w:rPr/>
      </w:pPr>
      <w:bookmarkStart w:colFirst="0" w:colLast="0" w:name="_ihpkhuvxyrik" w:id="0"/>
      <w:bookmarkEnd w:id="0"/>
      <w:r w:rsidDel="00000000" w:rsidR="00000000" w:rsidRPr="00000000">
        <w:rPr>
          <w:rtl w:val="0"/>
        </w:rPr>
        <w:t xml:space="preserve">Use Case 3</w:t>
      </w:r>
    </w:p>
    <w:p w:rsidR="00000000" w:rsidDel="00000000" w:rsidP="00000000" w:rsidRDefault="00000000" w:rsidRPr="00000000" w14:paraId="0000006B">
      <w:pPr>
        <w:pageBreakBefore w:val="0"/>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an employee I want to book a room for later use</w:t>
      </w:r>
    </w:p>
    <w:p w:rsidR="00000000" w:rsidDel="00000000" w:rsidP="00000000" w:rsidRDefault="00000000" w:rsidRPr="00000000" w14:paraId="0000006C">
      <w:pPr>
        <w:pageBreakBefore w:val="0"/>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pageBreakBefore w:val="0"/>
        <w:numPr>
          <w:ilvl w:val="0"/>
          <w:numId w:val="20"/>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room is available I can click on the arrow on right side window and create a booking by clicking on a + button </w:t>
      </w:r>
      <w:r w:rsidDel="00000000" w:rsidR="00000000" w:rsidRPr="00000000">
        <w:rPr>
          <w:rFonts w:ascii="Calibri" w:cs="Calibri" w:eastAsia="Calibri" w:hAnsi="Calibri"/>
          <w:sz w:val="24"/>
          <w:szCs w:val="24"/>
        </w:rPr>
        <w:drawing>
          <wp:inline distB="114300" distT="114300" distL="114300" distR="114300">
            <wp:extent cx="5057775" cy="3590925"/>
            <wp:effectExtent b="0" l="0" r="0" t="0"/>
            <wp:docPr id="1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057775"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pageBreakBefore w:val="0"/>
        <w:numPr>
          <w:ilvl w:val="0"/>
          <w:numId w:val="20"/>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room is not available or shows an upcoming book then also the user will be able to book a meeting slot from the side pane. </w:t>
      </w:r>
    </w:p>
    <w:p w:rsidR="00000000" w:rsidDel="00000000" w:rsidP="00000000" w:rsidRDefault="00000000" w:rsidRPr="00000000" w14:paraId="00000070">
      <w:pPr>
        <w:pageBreakBefore w:val="0"/>
        <w:numPr>
          <w:ilvl w:val="0"/>
          <w:numId w:val="20"/>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side pane will be scrollable, and the user can select the slot from other slots which may not be currently visible on the screen.</w:t>
      </w:r>
    </w:p>
    <w:p w:rsidR="00000000" w:rsidDel="00000000" w:rsidP="00000000" w:rsidRDefault="00000000" w:rsidRPr="00000000" w14:paraId="00000071">
      <w:pPr>
        <w:pageBreakBefore w:val="0"/>
        <w:numPr>
          <w:ilvl w:val="0"/>
          <w:numId w:val="20"/>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view will be for the current date only. It will not show data for previous or next days.</w:t>
      </w:r>
    </w:p>
    <w:p w:rsidR="00000000" w:rsidDel="00000000" w:rsidP="00000000" w:rsidRDefault="00000000" w:rsidRPr="00000000" w14:paraId="00000072">
      <w:pPr>
        <w:pageBreakBefore w:val="0"/>
        <w:numPr>
          <w:ilvl w:val="0"/>
          <w:numId w:val="20"/>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the user taps on + button a new window is shown to create a booking however if a user wants they can also cancel and exit the screen</w:t>
      </w:r>
    </w:p>
    <w:p w:rsidR="00000000" w:rsidDel="00000000" w:rsidP="00000000" w:rsidRDefault="00000000" w:rsidRPr="00000000" w14:paraId="00000073">
      <w:pPr>
        <w:ind w:left="144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057775" cy="3781425"/>
            <wp:effectExtent b="0" l="0" r="0" t="0"/>
            <wp:docPr id="1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057775"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numPr>
          <w:ilvl w:val="0"/>
          <w:numId w:val="20"/>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the user clicks on Start meeting. It will show the current time window of 1 hour to the user(if available) and the user can edit the time if required.</w:t>
      </w:r>
    </w:p>
    <w:p w:rsidR="00000000" w:rsidDel="00000000" w:rsidP="00000000" w:rsidRDefault="00000000" w:rsidRPr="00000000" w14:paraId="00000076">
      <w:pPr>
        <w:numPr>
          <w:ilvl w:val="0"/>
          <w:numId w:val="20"/>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Users will be able to edit the time range only for which  the meeting room is available and has no other booking.</w:t>
      </w:r>
    </w:p>
    <w:p w:rsidR="00000000" w:rsidDel="00000000" w:rsidP="00000000" w:rsidRDefault="00000000" w:rsidRPr="00000000" w14:paraId="00000077">
      <w:pPr>
        <w:numPr>
          <w:ilvl w:val="0"/>
          <w:numId w:val="20"/>
        </w:numPr>
        <w:ind w:left="1440" w:hanging="360"/>
        <w:rPr>
          <w:rFonts w:ascii="Calibri" w:cs="Calibri" w:eastAsia="Calibri" w:hAnsi="Calibri"/>
          <w:sz w:val="24"/>
          <w:szCs w:val="24"/>
          <w:shd w:fill="fff2cc" w:val="clear"/>
          <w:rPrChange w:author="Neha Bhat" w:id="7" w:date="2021-11-18T09:28:39Z">
            <w:rPr>
              <w:rFonts w:ascii="Calibri" w:cs="Calibri" w:eastAsia="Calibri" w:hAnsi="Calibri"/>
              <w:sz w:val="24"/>
              <w:szCs w:val="24"/>
            </w:rPr>
          </w:rPrChange>
        </w:rPr>
        <w:pPrChange w:author="Neha Bhat" w:id="0" w:date="2021-11-18T09:28:39Z">
          <w:pPr>
            <w:numPr>
              <w:ilvl w:val="0"/>
              <w:numId w:val="20"/>
            </w:numPr>
            <w:ind w:left="1440" w:hanging="360"/>
          </w:pPr>
        </w:pPrChange>
      </w:pPr>
      <w:r w:rsidDel="00000000" w:rsidR="00000000" w:rsidRPr="00000000">
        <w:rPr>
          <w:rFonts w:ascii="Calibri" w:cs="Calibri" w:eastAsia="Calibri" w:hAnsi="Calibri"/>
          <w:sz w:val="24"/>
          <w:szCs w:val="24"/>
          <w:shd w:fill="fff2cc" w:val="clear"/>
          <w:rtl w:val="0"/>
          <w:rPrChange w:author="Neha Bhat" w:id="7" w:date="2021-11-18T09:28:39Z">
            <w:rPr>
              <w:rFonts w:ascii="Calibri" w:cs="Calibri" w:eastAsia="Calibri" w:hAnsi="Calibri"/>
              <w:sz w:val="24"/>
              <w:szCs w:val="24"/>
            </w:rPr>
          </w:rPrChange>
        </w:rPr>
        <w:t xml:space="preserve">The start time of the meeting can not be in the past. </w:t>
      </w:r>
    </w:p>
    <w:p w:rsidR="00000000" w:rsidDel="00000000" w:rsidP="00000000" w:rsidRDefault="00000000" w:rsidRPr="00000000" w14:paraId="00000078">
      <w:pPr>
        <w:numPr>
          <w:ilvl w:val="0"/>
          <w:numId w:val="20"/>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end of the meeting will only show the time , till the time the meeting room is available. </w:t>
      </w:r>
    </w:p>
    <w:p w:rsidR="00000000" w:rsidDel="00000000" w:rsidP="00000000" w:rsidRDefault="00000000" w:rsidRPr="00000000" w14:paraId="00000079">
      <w:pPr>
        <w:ind w:firstLine="72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72150" cy="4362450"/>
            <wp:effectExtent b="0" l="0" r="0" t="0"/>
            <wp:docPr id="1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72150"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numPr>
          <w:ilvl w:val="0"/>
          <w:numId w:val="20"/>
        </w:numPr>
        <w:ind w:left="1440" w:hanging="360"/>
        <w:rPr>
          <w:rFonts w:ascii="Calibri" w:cs="Calibri" w:eastAsia="Calibri" w:hAnsi="Calibri"/>
          <w:sz w:val="24"/>
          <w:szCs w:val="24"/>
        </w:rPr>
      </w:pPr>
      <w:commentRangeStart w:id="8"/>
      <w:r w:rsidDel="00000000" w:rsidR="00000000" w:rsidRPr="00000000">
        <w:rPr>
          <w:rFonts w:ascii="Calibri" w:cs="Calibri" w:eastAsia="Calibri" w:hAnsi="Calibri"/>
          <w:sz w:val="24"/>
          <w:szCs w:val="24"/>
          <w:rtl w:val="0"/>
        </w:rPr>
        <w:t xml:space="preserve">The user will be able to enter the organizer name and the meeting title. The max length of the meeting room title would be 100 characters.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7B">
      <w:pPr>
        <w:numPr>
          <w:ilvl w:val="0"/>
          <w:numId w:val="20"/>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user can also skip adding the details  by just scanning the QR code.</w:t>
      </w:r>
    </w:p>
    <w:p w:rsidR="00000000" w:rsidDel="00000000" w:rsidP="00000000" w:rsidRDefault="00000000" w:rsidRPr="00000000" w14:paraId="0000007C">
      <w:pPr>
        <w:numPr>
          <w:ilvl w:val="0"/>
          <w:numId w:val="20"/>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default title of the meeting would be “&lt;User’s Name&gt; Meeting. Example “Choir’s Meeting”</w:t>
      </w:r>
    </w:p>
    <w:p w:rsidR="00000000" w:rsidDel="00000000" w:rsidP="00000000" w:rsidRDefault="00000000" w:rsidRPr="00000000" w14:paraId="0000007D">
      <w:pPr>
        <w:numPr>
          <w:ilvl w:val="0"/>
          <w:numId w:val="20"/>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meeting room is booked by another user from any calendar or Web/Mobile Application during the time user is creating a booking, on clicking on next would show an error message, “Meeting room is already booked for the selected time”</w:t>
      </w:r>
    </w:p>
    <w:p w:rsidR="00000000" w:rsidDel="00000000" w:rsidP="00000000" w:rsidRDefault="00000000" w:rsidRPr="00000000" w14:paraId="0000007E">
      <w:pPr>
        <w:numPr>
          <w:ilvl w:val="0"/>
          <w:numId w:val="20"/>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user is able to start the meeting, the blocked room should also be visible on the calendar of the kiosk and should also sync back to the meeting room’s and Organizer’s calendar.</w:t>
      </w:r>
    </w:p>
    <w:p w:rsidR="00000000" w:rsidDel="00000000" w:rsidP="00000000" w:rsidRDefault="00000000" w:rsidRPr="00000000" w14:paraId="0000007F">
      <w:pPr>
        <w:numPr>
          <w:ilvl w:val="0"/>
          <w:numId w:val="20"/>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the booking is confirmed, it will show a pop that the booking is confirmed.</w:t>
      </w:r>
    </w:p>
    <w:p w:rsidR="00000000" w:rsidDel="00000000" w:rsidP="00000000" w:rsidRDefault="00000000" w:rsidRPr="00000000" w14:paraId="00000080">
      <w:pPr>
        <w:ind w:left="144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829300" cy="4438650"/>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829300" cy="443865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pStyle w:val="Heading2"/>
        <w:ind w:firstLine="720"/>
        <w:rPr/>
      </w:pPr>
      <w:bookmarkStart w:colFirst="0" w:colLast="0" w:name="_ywmb92w67ygv" w:id="1"/>
      <w:bookmarkEnd w:id="1"/>
      <w:r w:rsidDel="00000000" w:rsidR="00000000" w:rsidRPr="00000000">
        <w:rPr>
          <w:rtl w:val="0"/>
        </w:rPr>
        <w:t xml:space="preserve">Use Case 4</w:t>
      </w:r>
    </w:p>
    <w:p w:rsidR="00000000" w:rsidDel="00000000" w:rsidP="00000000" w:rsidRDefault="00000000" w:rsidRPr="00000000" w14:paraId="00000083">
      <w:pPr>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an employee I want to know when to check into the meeting room.</w:t>
      </w:r>
    </w:p>
    <w:p w:rsidR="00000000" w:rsidDel="00000000" w:rsidP="00000000" w:rsidRDefault="00000000" w:rsidRPr="00000000" w14:paraId="00000084">
      <w:pPr>
        <w:numPr>
          <w:ilvl w:val="0"/>
          <w:numId w:val="19"/>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Configure time to show upcoming booking. SHOW_UPCOMING_BOOKINGS_TIME : 5 minute, by default. This value will have Minimum and maximum value and the maximum value can be 5 minutes. This would mean if the meeting is at 5 PM, the check in option would show at 4:55 </w:t>
      </w:r>
      <w:r w:rsidDel="00000000" w:rsidR="00000000" w:rsidRPr="00000000">
        <w:rPr>
          <w:rFonts w:ascii="Calibri" w:cs="Calibri" w:eastAsia="Calibri" w:hAnsi="Calibri"/>
          <w:sz w:val="24"/>
          <w:szCs w:val="24"/>
          <w:rtl w:val="0"/>
        </w:rPr>
        <w:t xml:space="preserve">PM</w:t>
      </w:r>
      <w:r w:rsidDel="00000000" w:rsidR="00000000" w:rsidRPr="00000000">
        <w:rPr>
          <w:rFonts w:ascii="Calibri" w:cs="Calibri" w:eastAsia="Calibri" w:hAnsi="Calibri"/>
          <w:sz w:val="24"/>
          <w:szCs w:val="24"/>
          <w:rtl w:val="0"/>
        </w:rPr>
        <w:t xml:space="preserve">. If the previous meeting is till 5 PM, then also show the upcoming booking window, however the attendees of next meeting  will not be able to checkin before 5:00 PM. </w:t>
      </w:r>
    </w:p>
    <w:p w:rsidR="00000000" w:rsidDel="00000000" w:rsidP="00000000" w:rsidRDefault="00000000" w:rsidRPr="00000000" w14:paraId="00000085">
      <w:pPr>
        <w:numPr>
          <w:ilvl w:val="0"/>
          <w:numId w:val="19"/>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allow the release of the meeting room should be handled by RELEASE_MEETING_ROOM : true, by default. If false, the option of releasing the meeting room will not show up.</w:t>
      </w:r>
    </w:p>
    <w:p w:rsidR="00000000" w:rsidDel="00000000" w:rsidP="00000000" w:rsidRDefault="00000000" w:rsidRPr="00000000" w14:paraId="00000086">
      <w:pPr>
        <w:numPr>
          <w:ilvl w:val="0"/>
          <w:numId w:val="19"/>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check in time should be configurable, this will be handled by the configuration MEETING_ROOM_RELEASE_IF_NO_CHECKIN - 15 minutes (by default) (External Property). This is the same property which will also be used on web/mobile app.This property will only be used if RELEASE_MEETING_ROOM is true. This property </w:t>
      </w:r>
    </w:p>
    <w:p w:rsidR="00000000" w:rsidDel="00000000" w:rsidP="00000000" w:rsidRDefault="00000000" w:rsidRPr="00000000" w14:paraId="00000087">
      <w:pPr>
        <w:numPr>
          <w:ilvl w:val="0"/>
          <w:numId w:val="19"/>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this time, the meeting room will be </w:t>
      </w:r>
      <w:r w:rsidDel="00000000" w:rsidR="00000000" w:rsidRPr="00000000">
        <w:rPr>
          <w:rFonts w:ascii="Calibri" w:cs="Calibri" w:eastAsia="Calibri" w:hAnsi="Calibri"/>
          <w:sz w:val="24"/>
          <w:szCs w:val="24"/>
          <w:rtl w:val="0"/>
        </w:rPr>
        <w:t xml:space="preserve">released</w:t>
      </w:r>
      <w:r w:rsidDel="00000000" w:rsidR="00000000" w:rsidRPr="00000000">
        <w:rPr>
          <w:rFonts w:ascii="Calibri" w:cs="Calibri" w:eastAsia="Calibri" w:hAnsi="Calibri"/>
          <w:sz w:val="24"/>
          <w:szCs w:val="24"/>
          <w:rtl w:val="0"/>
        </w:rPr>
        <w:t xml:space="preserve"> if not checked in. On UI the screen would go back to the Available screen, if there is no upcoming booking. On calendar - web - the meeting room will be released, booking will be removed from the meeting room but not from Organisers calendar. The room would send a notification to the organizer that it was released because no one checked in. It will be similar to what we are doing in Meeting rooms web booking.</w:t>
      </w:r>
    </w:p>
    <w:p w:rsidR="00000000" w:rsidDel="00000000" w:rsidP="00000000" w:rsidRDefault="00000000" w:rsidRPr="00000000" w14:paraId="00000088">
      <w:pPr>
        <w:numPr>
          <w:ilvl w:val="0"/>
          <w:numId w:val="19"/>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user can click on checkin and start using the meeting room.</w:t>
      </w:r>
    </w:p>
    <w:p w:rsidR="00000000" w:rsidDel="00000000" w:rsidP="00000000" w:rsidRDefault="00000000" w:rsidRPr="00000000" w14:paraId="00000089">
      <w:pPr>
        <w:ind w:left="144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573471" cy="4135444"/>
            <wp:effectExtent b="0" l="0" r="0" t="0"/>
            <wp:docPr id="7"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573471" cy="4135444"/>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numPr>
          <w:ilvl w:val="0"/>
          <w:numId w:val="19"/>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user can also cancel the meeting, however to cancel the meeting the user will have to give a PIN Number or scan the QR code to cancel the booking.</w:t>
      </w:r>
    </w:p>
    <w:p w:rsidR="00000000" w:rsidDel="00000000" w:rsidP="00000000" w:rsidRDefault="00000000" w:rsidRPr="00000000" w14:paraId="0000008B">
      <w:pPr>
        <w:numPr>
          <w:ilvl w:val="0"/>
          <w:numId w:val="19"/>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Once cancelled the meeting room will be released, and the notification will also be sent to the invitees.</w:t>
      </w:r>
    </w:p>
    <w:p w:rsidR="00000000" w:rsidDel="00000000" w:rsidP="00000000" w:rsidRDefault="00000000" w:rsidRPr="00000000" w14:paraId="0000008C">
      <w:pPr>
        <w:numPr>
          <w:ilvl w:val="0"/>
          <w:numId w:val="19"/>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Another employee can come and create another booking even if the UI shows an upcoming meeting, the user 2 will have to follow the steps similar to </w:t>
      </w:r>
      <w:r w:rsidDel="00000000" w:rsidR="00000000" w:rsidRPr="00000000">
        <w:rPr>
          <w:rFonts w:ascii="Calibri" w:cs="Calibri" w:eastAsia="Calibri" w:hAnsi="Calibri"/>
          <w:b w:val="1"/>
          <w:bCs w:val="1"/>
          <w:sz w:val="24"/>
          <w:szCs w:val="24"/>
          <w:rtl w:val="0"/>
        </w:rPr>
        <w:t xml:space="preserve">Use case 3.</w:t>
      </w:r>
    </w:p>
    <w:p w:rsidR="00000000" w:rsidDel="00000000" w:rsidP="00000000" w:rsidRDefault="00000000" w:rsidRPr="00000000" w14:paraId="0000008D">
      <w:pPr>
        <w:numPr>
          <w:ilvl w:val="0"/>
          <w:numId w:val="19"/>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the checkin,  the meeting room kiosk will show the room status as in use/booked. </w:t>
      </w:r>
    </w:p>
    <w:p w:rsidR="00000000" w:rsidDel="00000000" w:rsidP="00000000" w:rsidRDefault="00000000" w:rsidRPr="00000000" w14:paraId="0000008E">
      <w:pPr>
        <w:numPr>
          <w:ilvl w:val="0"/>
          <w:numId w:val="19"/>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screen will show two options using which the user can end the meeting or extend the meeting. </w:t>
      </w:r>
    </w:p>
    <w:p w:rsidR="00000000" w:rsidDel="00000000" w:rsidP="00000000" w:rsidRDefault="00000000" w:rsidRPr="00000000" w14:paraId="0000008F">
      <w:pPr>
        <w:numPr>
          <w:ilvl w:val="0"/>
          <w:numId w:val="19"/>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user will be only be able to extend the meeting till the time there is no other meeting. </w:t>
      </w:r>
    </w:p>
    <w:p w:rsidR="00000000" w:rsidDel="00000000" w:rsidP="00000000" w:rsidRDefault="00000000" w:rsidRPr="00000000" w14:paraId="00000090">
      <w:pPr>
        <w:ind w:left="14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1">
      <w:pPr>
        <w:ind w:left="14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pStyle w:val="Heading2"/>
        <w:rPr>
          <w:b w:val="1"/>
          <w:bCs w:val="1"/>
        </w:rPr>
      </w:pPr>
      <w:bookmarkStart w:colFirst="0" w:colLast="0" w:name="_mvjyi21z3ewm" w:id="2"/>
      <w:bookmarkEnd w:id="2"/>
      <w:r w:rsidDel="00000000" w:rsidR="00000000" w:rsidRPr="00000000">
        <w:rPr>
          <w:rtl w:val="0"/>
        </w:rPr>
        <w:tab/>
      </w:r>
      <w:r w:rsidDel="00000000" w:rsidR="00000000" w:rsidRPr="00000000">
        <w:rPr>
          <w:b w:val="1"/>
          <w:bCs w:val="1"/>
          <w:rtl w:val="0"/>
        </w:rPr>
        <w:t xml:space="preserve">Use case 5</w:t>
      </w:r>
    </w:p>
    <w:p w:rsidR="00000000" w:rsidDel="00000000" w:rsidP="00000000" w:rsidRDefault="00000000" w:rsidRPr="00000000" w14:paraId="00000093">
      <w:pPr>
        <w:ind w:left="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ab/>
      </w:r>
      <w:r w:rsidDel="00000000" w:rsidR="00000000" w:rsidRPr="00000000">
        <w:rPr>
          <w:rFonts w:ascii="Calibri" w:cs="Calibri" w:eastAsia="Calibri" w:hAnsi="Calibri"/>
          <w:sz w:val="24"/>
          <w:szCs w:val="24"/>
          <w:rtl w:val="0"/>
        </w:rPr>
        <w:t xml:space="preserve">As an employee I should have an option to extend my meeting if required.</w:t>
      </w:r>
    </w:p>
    <w:p w:rsidR="00000000" w:rsidDel="00000000" w:rsidP="00000000" w:rsidRDefault="00000000" w:rsidRPr="00000000" w14:paraId="00000094">
      <w:pPr>
        <w:numPr>
          <w:ilvl w:val="0"/>
          <w:numId w:val="5"/>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Option to extend the meeting  if the meeting room is in use.</w:t>
        <w:tab/>
      </w:r>
      <w:r w:rsidDel="00000000" w:rsidR="00000000" w:rsidRPr="00000000">
        <w:rPr>
          <w:rFonts w:ascii="Calibri" w:cs="Calibri" w:eastAsia="Calibri" w:hAnsi="Calibri"/>
          <w:sz w:val="24"/>
          <w:szCs w:val="24"/>
        </w:rPr>
        <w:drawing>
          <wp:inline distB="114300" distT="114300" distL="114300" distR="114300">
            <wp:extent cx="5276850" cy="3971925"/>
            <wp:effectExtent b="0" l="0" r="0" t="0"/>
            <wp:docPr id="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276850"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numPr>
          <w:ilvl w:val="0"/>
          <w:numId w:val="5"/>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user will be able to extend the meeting till the time there is not a meeting. </w:t>
      </w:r>
    </w:p>
    <w:p w:rsidR="00000000" w:rsidDel="00000000" w:rsidP="00000000" w:rsidRDefault="00000000" w:rsidRPr="00000000" w14:paraId="00000096">
      <w:pPr>
        <w:numPr>
          <w:ilvl w:val="0"/>
          <w:numId w:val="5"/>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there is another meeting, the user will not be able to extend the meeting beyond that time</w:t>
      </w:r>
    </w:p>
    <w:p w:rsidR="00000000" w:rsidDel="00000000" w:rsidP="00000000" w:rsidRDefault="00000000" w:rsidRPr="00000000" w14:paraId="00000097">
      <w:pPr>
        <w:numPr>
          <w:ilvl w:val="0"/>
          <w:numId w:val="5"/>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extended meeting will also be updated on the room and every user’s calendar.</w:t>
      </w:r>
    </w:p>
    <w:p w:rsidR="00000000" w:rsidDel="00000000" w:rsidP="00000000" w:rsidRDefault="00000000" w:rsidRPr="00000000" w14:paraId="00000098">
      <w:pPr>
        <w:numPr>
          <w:ilvl w:val="0"/>
          <w:numId w:val="5"/>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user will be able to end the meeting by giving a PIN number or by scanning the QR code. QR code can be skipped for V1.</w:t>
      </w:r>
    </w:p>
    <w:p w:rsidR="00000000" w:rsidDel="00000000" w:rsidP="00000000" w:rsidRDefault="00000000" w:rsidRPr="00000000" w14:paraId="00000099">
      <w:pPr>
        <w:numPr>
          <w:ilvl w:val="0"/>
          <w:numId w:val="5"/>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PIN number to end or cancel the meeting will be triggered to the meeting organizer over Email.</w:t>
      </w:r>
      <w:r w:rsidDel="00000000" w:rsidR="00000000" w:rsidRPr="00000000">
        <w:rPr>
          <w:rFonts w:ascii="Calibri" w:cs="Calibri" w:eastAsia="Calibri" w:hAnsi="Calibri"/>
          <w:b w:val="1"/>
          <w:bCs w:val="1"/>
          <w:sz w:val="24"/>
          <w:szCs w:val="24"/>
          <w:rtl w:val="0"/>
        </w:rPr>
        <w:t xml:space="preserve"> &lt;Refer Email Template below&gt;</w:t>
      </w:r>
    </w:p>
    <w:p w:rsidR="00000000" w:rsidDel="00000000" w:rsidP="00000000" w:rsidRDefault="00000000" w:rsidRPr="00000000" w14:paraId="0000009A">
      <w:pPr>
        <w:numPr>
          <w:ilvl w:val="0"/>
          <w:numId w:val="5"/>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user doesn’t end the meeting, the meeting will be ended automatically after meeting time is over.</w:t>
      </w:r>
    </w:p>
    <w:p w:rsidR="00000000" w:rsidDel="00000000" w:rsidP="00000000" w:rsidRDefault="00000000" w:rsidRPr="00000000" w14:paraId="0000009B">
      <w:pPr>
        <w:numPr>
          <w:ilvl w:val="0"/>
          <w:numId w:val="5"/>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When an employee cancels or ends the meeting, the meeting room will be freed up from that time.</w:t>
      </w:r>
    </w:p>
    <w:p w:rsidR="00000000" w:rsidDel="00000000" w:rsidP="00000000" w:rsidRDefault="00000000" w:rsidRPr="00000000" w14:paraId="0000009C">
      <w:pPr>
        <w:numPr>
          <w:ilvl w:val="0"/>
          <w:numId w:val="5"/>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Extend button will not be highlighted if the meeting is in progress and there is already another meeting scheduled. </w:t>
      </w:r>
    </w:p>
    <w:p w:rsidR="00000000" w:rsidDel="00000000" w:rsidP="00000000" w:rsidRDefault="00000000" w:rsidRPr="00000000" w14:paraId="0000009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Static PIN for Employees - </w:t>
      </w:r>
    </w:p>
    <w:p w:rsidR="00000000" w:rsidDel="00000000" w:rsidP="00000000" w:rsidRDefault="00000000" w:rsidRPr="00000000" w14:paraId="0000009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2">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ab/>
      </w:r>
      <w:commentRangeStart w:id="9"/>
      <w:r w:rsidDel="00000000" w:rsidR="00000000" w:rsidRPr="00000000">
        <w:rPr>
          <w:rFonts w:ascii="Calibri" w:cs="Calibri" w:eastAsia="Calibri" w:hAnsi="Calibri"/>
          <w:b w:val="1"/>
          <w:bCs w:val="1"/>
          <w:sz w:val="24"/>
          <w:szCs w:val="24"/>
          <w:rtl w:val="0"/>
        </w:rPr>
        <w:t xml:space="preserve">Email to receive PIN</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A3">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Email will be configurable,MEETING_EMAIL_OTP_TO_AUTHENTICATE :true, by default. </w:t>
      </w:r>
    </w:p>
    <w:p w:rsidR="00000000" w:rsidDel="00000000" w:rsidP="00000000" w:rsidRDefault="00000000" w:rsidRPr="00000000" w14:paraId="000000A4">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Only if this is true, the authentication screen will be shown to the user and the Email will be triggered to the user.</w:t>
      </w:r>
    </w:p>
    <w:p w:rsidR="00000000" w:rsidDel="00000000" w:rsidP="00000000" w:rsidRDefault="00000000" w:rsidRPr="00000000" w14:paraId="000000A5">
      <w:pPr>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This email will be triggered by </w:t>
      </w:r>
      <w:hyperlink r:id="rId18">
        <w:r w:rsidDel="00000000" w:rsidR="00000000" w:rsidRPr="00000000">
          <w:rPr>
            <w:rFonts w:ascii="Calibri" w:cs="Calibri" w:eastAsia="Calibri" w:hAnsi="Calibri"/>
            <w:color w:val="1155cc"/>
            <w:sz w:val="24"/>
            <w:szCs w:val="24"/>
            <w:u w:val="single"/>
            <w:rtl w:val="0"/>
          </w:rPr>
          <w:t xml:space="preserve">no-reply@workinsync.io</w:t>
        </w:r>
      </w:hyperlink>
      <w:r w:rsidDel="00000000" w:rsidR="00000000" w:rsidRPr="00000000">
        <w:rPr>
          <w:rtl w:val="0"/>
        </w:rPr>
      </w:r>
    </w:p>
    <w:p w:rsidR="00000000" w:rsidDel="00000000" w:rsidP="00000000" w:rsidRDefault="00000000" w:rsidRPr="00000000" w14:paraId="000000A6">
      <w:pPr>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The Email will be triggered to the Organizer of the meeting</w:t>
      </w:r>
      <w:r w:rsidDel="00000000" w:rsidR="00000000" w:rsidRPr="00000000">
        <w:rPr>
          <w:rtl w:val="0"/>
        </w:rPr>
      </w:r>
    </w:p>
    <w:p w:rsidR="00000000" w:rsidDel="00000000" w:rsidP="00000000" w:rsidRDefault="00000000" w:rsidRPr="00000000" w14:paraId="000000A7">
      <w:pPr>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Email content</w:t>
      </w:r>
    </w:p>
    <w:p w:rsidR="00000000" w:rsidDel="00000000" w:rsidP="00000000" w:rsidRDefault="00000000" w:rsidRPr="00000000" w14:paraId="000000A8">
      <w:pPr>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w:t>
      </w:r>
    </w:p>
    <w:p w:rsidR="00000000" w:rsidDel="00000000" w:rsidP="00000000" w:rsidRDefault="00000000" w:rsidRPr="00000000" w14:paraId="000000A9">
      <w:pPr>
        <w:ind w:left="72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Dear User, </w:t>
      </w:r>
    </w:p>
    <w:p w:rsidR="00000000" w:rsidDel="00000000" w:rsidP="00000000" w:rsidRDefault="00000000" w:rsidRPr="00000000" w14:paraId="000000AA">
      <w:pPr>
        <w:ind w:left="14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PIN Number to end or cancel your meeting  is &lt;&lt;PIN NUMBER&gt;&gt;.</w:t>
      </w:r>
    </w:p>
    <w:p w:rsidR="00000000" w:rsidDel="00000000" w:rsidP="00000000" w:rsidRDefault="00000000" w:rsidRPr="00000000" w14:paraId="000000AB">
      <w:pPr>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This PIN is valid for meeting &lt;&lt;Meeting Title&gt;&gt; at &lt;&lt;Time , Timezone&gt;&gt;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Please </w:t>
      </w:r>
      <w:r w:rsidDel="00000000" w:rsidR="00000000" w:rsidRPr="00000000">
        <w:rPr>
          <w:rFonts w:ascii="Calibri" w:cs="Calibri" w:eastAsia="Calibri" w:hAnsi="Calibri"/>
          <w:sz w:val="24"/>
          <w:szCs w:val="24"/>
          <w:rtl w:val="0"/>
        </w:rPr>
        <w:t xml:space="preserve">do not reply to this mail. For any questions or concerns, please reach out to your office manager.</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0">
      <w:pPr>
        <w:pStyle w:val="Heading2"/>
        <w:rPr/>
      </w:pPr>
      <w:bookmarkStart w:colFirst="0" w:colLast="0" w:name="_hzowrdifyimm" w:id="3"/>
      <w:bookmarkEnd w:id="3"/>
      <w:r w:rsidDel="00000000" w:rsidR="00000000" w:rsidRPr="00000000">
        <w:rPr>
          <w:rtl w:val="0"/>
        </w:rPr>
        <w:tab/>
        <w:t xml:space="preserve">Non Functional Requirements</w:t>
      </w:r>
    </w:p>
    <w:p w:rsidR="00000000" w:rsidDel="00000000" w:rsidP="00000000" w:rsidRDefault="00000000" w:rsidRPr="00000000" w14:paraId="000000B1">
      <w:pPr>
        <w:pStyle w:val="Heading3"/>
        <w:rPr/>
      </w:pPr>
      <w:bookmarkStart w:colFirst="0" w:colLast="0" w:name="_je8gzv8xcg4a" w:id="4"/>
      <w:bookmarkEnd w:id="4"/>
      <w:r w:rsidDel="00000000" w:rsidR="00000000" w:rsidRPr="00000000">
        <w:rPr>
          <w:rtl w:val="0"/>
        </w:rPr>
        <w:t xml:space="preserve">Performance</w:t>
      </w:r>
    </w:p>
    <w:p w:rsidR="00000000" w:rsidDel="00000000" w:rsidP="00000000" w:rsidRDefault="00000000" w:rsidRPr="00000000" w14:paraId="000000B2">
      <w:pPr>
        <w:ind w:left="72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3">
      <w:pPr>
        <w:numPr>
          <w:ilvl w:val="0"/>
          <w:numId w:val="17"/>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should not take more than 1 second to load any screen on the Kiosk, as Kiosk has to be a very quick system to be used. </w:t>
      </w:r>
    </w:p>
    <w:p w:rsidR="00000000" w:rsidDel="00000000" w:rsidP="00000000" w:rsidRDefault="00000000" w:rsidRPr="00000000" w14:paraId="000000B4">
      <w:pPr>
        <w:numPr>
          <w:ilvl w:val="0"/>
          <w:numId w:val="17"/>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Details on the Meeting Room Calendar pan should be available always, and not should not have any load time.</w:t>
      </w:r>
    </w:p>
    <w:p w:rsidR="00000000" w:rsidDel="00000000" w:rsidP="00000000" w:rsidRDefault="00000000" w:rsidRPr="00000000" w14:paraId="000000B5">
      <w:pPr>
        <w:numPr>
          <w:ilvl w:val="0"/>
          <w:numId w:val="17"/>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the screens should be responsive and should not be specific for a resolution.</w:t>
      </w:r>
    </w:p>
    <w:p w:rsidR="00000000" w:rsidDel="00000000" w:rsidP="00000000" w:rsidRDefault="00000000" w:rsidRPr="00000000" w14:paraId="000000B6">
      <w:pPr>
        <w:ind w:left="14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7">
      <w:pPr>
        <w:pStyle w:val="Heading3"/>
        <w:ind w:firstLine="0"/>
        <w:rPr/>
      </w:pPr>
      <w:bookmarkStart w:colFirst="0" w:colLast="0" w:name="_6esjydoctren" w:id="5"/>
      <w:bookmarkEnd w:id="5"/>
      <w:r w:rsidDel="00000000" w:rsidR="00000000" w:rsidRPr="00000000">
        <w:rPr>
          <w:rtl w:val="0"/>
        </w:rPr>
        <w:t xml:space="preserve">Security</w:t>
      </w:r>
    </w:p>
    <w:p w:rsidR="00000000" w:rsidDel="00000000" w:rsidP="00000000" w:rsidRDefault="00000000" w:rsidRPr="00000000" w14:paraId="000000B8">
      <w:pPr>
        <w:numPr>
          <w:ilvl w:val="0"/>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Kiosk applications should not store/persist any Employee’s PII information locally. </w:t>
      </w:r>
    </w:p>
    <w:p w:rsidR="00000000" w:rsidDel="00000000" w:rsidP="00000000" w:rsidRDefault="00000000" w:rsidRPr="00000000" w14:paraId="000000B9">
      <w:pPr>
        <w:numPr>
          <w:ilvl w:val="0"/>
          <w:numId w:val="1"/>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 login to connect calendars, should not store/persist Admin’s credentials on kiosk.</w:t>
      </w:r>
    </w:p>
    <w:p w:rsidR="00000000" w:rsidDel="00000000" w:rsidP="00000000" w:rsidRDefault="00000000" w:rsidRPr="00000000" w14:paraId="000000BA">
      <w:pPr>
        <w:numPr>
          <w:ilvl w:val="0"/>
          <w:numId w:val="1"/>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Employee names, email, ID data should be handled as PII and transmitted and stored encrypted </w:t>
      </w:r>
    </w:p>
    <w:p w:rsidR="00000000" w:rsidDel="00000000" w:rsidP="00000000" w:rsidRDefault="00000000" w:rsidRPr="00000000" w14:paraId="000000BB">
      <w:pPr>
        <w:ind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C">
      <w:pPr>
        <w:pStyle w:val="Heading3"/>
        <w:ind w:firstLine="0"/>
        <w:rPr/>
      </w:pPr>
      <w:bookmarkStart w:colFirst="0" w:colLast="0" w:name="_idftumdjq5cj" w:id="6"/>
      <w:bookmarkEnd w:id="6"/>
      <w:r w:rsidDel="00000000" w:rsidR="00000000" w:rsidRPr="00000000">
        <w:rPr>
          <w:rtl w:val="0"/>
        </w:rPr>
        <w:t xml:space="preserve">Dependencies</w:t>
      </w:r>
    </w:p>
    <w:p w:rsidR="00000000" w:rsidDel="00000000" w:rsidP="00000000" w:rsidRDefault="00000000" w:rsidRPr="00000000" w14:paraId="000000BD">
      <w:pPr>
        <w:numPr>
          <w:ilvl w:val="0"/>
          <w:numId w:val="3"/>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Integration of Calendars to Kiosk. </w:t>
      </w:r>
    </w:p>
    <w:p w:rsidR="00000000" w:rsidDel="00000000" w:rsidP="00000000" w:rsidRDefault="00000000" w:rsidRPr="00000000" w14:paraId="000000BE">
      <w:pPr>
        <w:numPr>
          <w:ilvl w:val="0"/>
          <w:numId w:val="3"/>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Syncing of Rooms’ an Organizer’s calendars and events  from Kiosk to Web and vice- versa</w:t>
      </w:r>
    </w:p>
    <w:p w:rsidR="00000000" w:rsidDel="00000000" w:rsidP="00000000" w:rsidRDefault="00000000" w:rsidRPr="00000000" w14:paraId="000000BF">
      <w:pPr>
        <w:numPr>
          <w:ilvl w:val="0"/>
          <w:numId w:val="3"/>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Events can be checked in , End meeting, Cancel, Start Meeting.</w:t>
      </w:r>
    </w:p>
    <w:p w:rsidR="00000000" w:rsidDel="00000000" w:rsidP="00000000" w:rsidRDefault="00000000" w:rsidRPr="00000000" w14:paraId="000000C0">
      <w:pPr>
        <w:numPr>
          <w:ilvl w:val="0"/>
          <w:numId w:val="3"/>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the functionalities of the tab screen should not have any impact on the application. Employee should not be able to move away from the screen without putting any access code.</w:t>
      </w:r>
    </w:p>
    <w:p w:rsidR="00000000" w:rsidDel="00000000" w:rsidP="00000000" w:rsidRDefault="00000000" w:rsidRPr="00000000" w14:paraId="000000C1">
      <w:pPr>
        <w:ind w:left="14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2">
      <w:pPr>
        <w:pStyle w:val="Heading3"/>
        <w:ind w:firstLine="0"/>
        <w:rPr/>
      </w:pPr>
      <w:bookmarkStart w:colFirst="0" w:colLast="0" w:name="_uspt07tvb9dm" w:id="7"/>
      <w:bookmarkEnd w:id="7"/>
      <w:r w:rsidDel="00000000" w:rsidR="00000000" w:rsidRPr="00000000">
        <w:rPr>
          <w:rtl w:val="0"/>
        </w:rPr>
        <w:t xml:space="preserve">Success Metrics </w:t>
      </w:r>
    </w:p>
    <w:p w:rsidR="00000000" w:rsidDel="00000000" w:rsidP="00000000" w:rsidRDefault="00000000" w:rsidRPr="00000000" w14:paraId="000000C3">
      <w:pPr>
        <w:numPr>
          <w:ilvl w:val="0"/>
          <w:numId w:val="14"/>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many Clients are using Kiosk View? At Least 5 clients who are using Meeting Rooms Booking should use Kiosk View also.  </w:t>
      </w:r>
    </w:p>
    <w:p w:rsidR="00000000" w:rsidDel="00000000" w:rsidP="00000000" w:rsidRDefault="00000000" w:rsidRPr="00000000" w14:paraId="000000C4">
      <w:pPr>
        <w:ind w:left="14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ROI - ?</w:t>
      </w:r>
    </w:p>
    <w:p w:rsidR="00000000" w:rsidDel="00000000" w:rsidP="00000000" w:rsidRDefault="00000000" w:rsidRPr="00000000" w14:paraId="000000C5">
      <w:pPr>
        <w:numPr>
          <w:ilvl w:val="0"/>
          <w:numId w:val="14"/>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How many clients are creating booking from Kiosk View? </w:t>
      </w:r>
    </w:p>
    <w:p w:rsidR="00000000" w:rsidDel="00000000" w:rsidP="00000000" w:rsidRDefault="00000000" w:rsidRPr="00000000" w14:paraId="000000C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9">
      <w:pPr>
        <w:pStyle w:val="Heading3"/>
        <w:rPr/>
      </w:pPr>
      <w:bookmarkStart w:colFirst="0" w:colLast="0" w:name="_751wl6ini29n" w:id="8"/>
      <w:bookmarkEnd w:id="8"/>
      <w:r w:rsidDel="00000000" w:rsidR="00000000" w:rsidRPr="00000000">
        <w:rPr>
          <w:rtl w:val="0"/>
        </w:rPr>
        <w:t xml:space="preserve">Analytics</w:t>
      </w:r>
    </w:p>
    <w:p w:rsidR="00000000" w:rsidDel="00000000" w:rsidP="00000000" w:rsidRDefault="00000000" w:rsidRPr="00000000" w14:paraId="000000CA">
      <w:pPr>
        <w:numPr>
          <w:ilvl w:val="0"/>
          <w:numId w:val="12"/>
        </w:numPr>
        <w:ind w:left="144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Start_meeting_kiosk  : </w:t>
      </w:r>
      <w:r w:rsidDel="00000000" w:rsidR="00000000" w:rsidRPr="00000000">
        <w:rPr>
          <w:rFonts w:ascii="Calibri" w:cs="Calibri" w:eastAsia="Calibri" w:hAnsi="Calibri"/>
          <w:sz w:val="24"/>
          <w:szCs w:val="24"/>
          <w:rtl w:val="0"/>
        </w:rPr>
        <w:t xml:space="preserve">This will update the count of adhoc meetings started from the Kiosk </w:t>
      </w:r>
    </w:p>
    <w:p w:rsidR="00000000" w:rsidDel="00000000" w:rsidP="00000000" w:rsidRDefault="00000000" w:rsidRPr="00000000" w14:paraId="000000CB">
      <w:pPr>
        <w:numPr>
          <w:ilvl w:val="0"/>
          <w:numId w:val="12"/>
        </w:numPr>
        <w:ind w:left="144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Booked_meeting_kiosk</w:t>
      </w:r>
      <w:r w:rsidDel="00000000" w:rsidR="00000000" w:rsidRPr="00000000">
        <w:rPr>
          <w:rFonts w:ascii="Calibri" w:cs="Calibri" w:eastAsia="Calibri" w:hAnsi="Calibri"/>
          <w:sz w:val="24"/>
          <w:szCs w:val="24"/>
          <w:rtl w:val="0"/>
        </w:rPr>
        <w:t xml:space="preserve">: This will update the count of bookings created from the Kiosk </w:t>
      </w:r>
    </w:p>
    <w:p w:rsidR="00000000" w:rsidDel="00000000" w:rsidP="00000000" w:rsidRDefault="00000000" w:rsidRPr="00000000" w14:paraId="000000CC">
      <w:pPr>
        <w:numPr>
          <w:ilvl w:val="0"/>
          <w:numId w:val="12"/>
        </w:numPr>
        <w:ind w:left="144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Checkin_meeting_kiosk</w:t>
      </w:r>
      <w:r w:rsidDel="00000000" w:rsidR="00000000" w:rsidRPr="00000000">
        <w:rPr>
          <w:rFonts w:ascii="Calibri" w:cs="Calibri" w:eastAsia="Calibri" w:hAnsi="Calibri"/>
          <w:sz w:val="24"/>
          <w:szCs w:val="24"/>
          <w:rtl w:val="0"/>
        </w:rPr>
        <w:t xml:space="preserve">: Count of meetings checked in on kiosk </w:t>
      </w:r>
    </w:p>
    <w:p w:rsidR="00000000" w:rsidDel="00000000" w:rsidP="00000000" w:rsidRDefault="00000000" w:rsidRPr="00000000" w14:paraId="000000CD">
      <w:pPr>
        <w:numPr>
          <w:ilvl w:val="0"/>
          <w:numId w:val="12"/>
        </w:numPr>
        <w:ind w:left="144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Bookings_meeting_room</w:t>
      </w:r>
      <w:r w:rsidDel="00000000" w:rsidR="00000000" w:rsidRPr="00000000">
        <w:rPr>
          <w:rFonts w:ascii="Calibri" w:cs="Calibri" w:eastAsia="Calibri" w:hAnsi="Calibri"/>
          <w:sz w:val="24"/>
          <w:szCs w:val="24"/>
          <w:rtl w:val="0"/>
        </w:rPr>
        <w:t xml:space="preserve">: Number of meetings created for a room from any source</w:t>
      </w:r>
    </w:p>
    <w:p w:rsidR="00000000" w:rsidDel="00000000" w:rsidP="00000000" w:rsidRDefault="00000000" w:rsidRPr="00000000" w14:paraId="000000CE">
      <w:pPr>
        <w:numPr>
          <w:ilvl w:val="0"/>
          <w:numId w:val="12"/>
        </w:numPr>
        <w:ind w:left="144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End_meeting_room</w:t>
      </w:r>
      <w:r w:rsidDel="00000000" w:rsidR="00000000" w:rsidRPr="00000000">
        <w:rPr>
          <w:rFonts w:ascii="Calibri" w:cs="Calibri" w:eastAsia="Calibri" w:hAnsi="Calibri"/>
          <w:sz w:val="24"/>
          <w:szCs w:val="24"/>
          <w:rtl w:val="0"/>
        </w:rPr>
        <w:t xml:space="preserve">: How many times a meeting has been ended by a user on a kiosk. </w:t>
      </w:r>
    </w:p>
    <w:p w:rsidR="00000000" w:rsidDel="00000000" w:rsidP="00000000" w:rsidRDefault="00000000" w:rsidRPr="00000000" w14:paraId="000000CF">
      <w:pPr>
        <w:numPr>
          <w:ilvl w:val="0"/>
          <w:numId w:val="12"/>
        </w:numPr>
        <w:ind w:left="144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Time_create_booking</w:t>
      </w:r>
      <w:r w:rsidDel="00000000" w:rsidR="00000000" w:rsidRPr="00000000">
        <w:rPr>
          <w:rFonts w:ascii="Calibri" w:cs="Calibri" w:eastAsia="Calibri" w:hAnsi="Calibri"/>
          <w:sz w:val="24"/>
          <w:szCs w:val="24"/>
          <w:rtl w:val="0"/>
        </w:rPr>
        <w:t xml:space="preserve">: total time it takes for an employee to create a booking from the Kiosk view.</w:t>
      </w:r>
    </w:p>
    <w:p w:rsidR="00000000" w:rsidDel="00000000" w:rsidP="00000000" w:rsidRDefault="00000000" w:rsidRPr="00000000" w14:paraId="000000D0">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2">
      <w:pPr>
        <w:pStyle w:val="Heading2"/>
        <w:ind w:left="0" w:firstLine="0"/>
        <w:rPr/>
      </w:pPr>
      <w:bookmarkStart w:colFirst="0" w:colLast="0" w:name="_5vlq0o3h6m63" w:id="9"/>
      <w:bookmarkEnd w:id="9"/>
      <w:commentRangeStart w:id="10"/>
      <w:r w:rsidDel="00000000" w:rsidR="00000000" w:rsidRPr="00000000">
        <w:rPr>
          <w:rtl w:val="0"/>
        </w:rPr>
        <w:t xml:space="preserve">Use case 6 </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D3">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an employee I want to continue with my meeting but the current room is booked, so I would like to reserve another room.</w:t>
      </w:r>
    </w:p>
    <w:p w:rsidR="00000000" w:rsidDel="00000000" w:rsidP="00000000" w:rsidRDefault="00000000" w:rsidRPr="00000000" w14:paraId="000000D4">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5">
      <w:pPr>
        <w:numPr>
          <w:ilvl w:val="0"/>
          <w:numId w:val="7"/>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Unable to extend the meeting, select the “Find another meeting room” and this will show the available meeting rooms for </w:t>
      </w:r>
      <w:commentRangeStart w:id="11"/>
      <w:r w:rsidDel="00000000" w:rsidR="00000000" w:rsidRPr="00000000">
        <w:rPr>
          <w:rFonts w:ascii="Calibri" w:cs="Calibri" w:eastAsia="Calibri" w:hAnsi="Calibri"/>
          <w:sz w:val="24"/>
          <w:szCs w:val="24"/>
          <w:rtl w:val="0"/>
        </w:rPr>
        <w:t xml:space="preserve">now</w:t>
      </w:r>
      <w:commentRangeEnd w:id="11"/>
      <w:r w:rsidDel="00000000" w:rsidR="00000000" w:rsidRPr="00000000">
        <w:commentReference w:id="11"/>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6">
      <w:pPr>
        <w:ind w:left="144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872038" cy="3655977"/>
            <wp:effectExtent b="0" l="0" r="0" t="0"/>
            <wp:docPr id="9"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872038" cy="3655977"/>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numPr>
          <w:ilvl w:val="1"/>
          <w:numId w:val="7"/>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If room is not available to extend the meeting, the kiosk would suggest another room based on the following factors</w:t>
      </w:r>
    </w:p>
    <w:p w:rsidR="00000000" w:rsidDel="00000000" w:rsidP="00000000" w:rsidRDefault="00000000" w:rsidRPr="00000000" w14:paraId="000000D8">
      <w:pPr>
        <w:numPr>
          <w:ilvl w:val="2"/>
          <w:numId w:val="7"/>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Same floor, amenities, Capacity,and availability during the current time. </w:t>
      </w:r>
    </w:p>
    <w:p w:rsidR="00000000" w:rsidDel="00000000" w:rsidP="00000000" w:rsidRDefault="00000000" w:rsidRPr="00000000" w14:paraId="000000D9">
      <w:pPr>
        <w:numPr>
          <w:ilvl w:val="2"/>
          <w:numId w:val="7"/>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Users can select the recommended room or can go and find another room. The sorting of rooms will be based on</w:t>
      </w:r>
    </w:p>
    <w:p w:rsidR="00000000" w:rsidDel="00000000" w:rsidP="00000000" w:rsidRDefault="00000000" w:rsidRPr="00000000" w14:paraId="000000DA">
      <w:pPr>
        <w:numPr>
          <w:ilvl w:val="0"/>
          <w:numId w:val="10"/>
        </w:numPr>
        <w:ind w:left="360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Duration</w:t>
      </w:r>
    </w:p>
    <w:p w:rsidR="00000000" w:rsidDel="00000000" w:rsidP="00000000" w:rsidRDefault="00000000" w:rsidRPr="00000000" w14:paraId="000000DB">
      <w:pPr>
        <w:numPr>
          <w:ilvl w:val="0"/>
          <w:numId w:val="10"/>
        </w:numPr>
        <w:ind w:left="360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Capacity</w:t>
      </w:r>
    </w:p>
    <w:p w:rsidR="00000000" w:rsidDel="00000000" w:rsidP="00000000" w:rsidRDefault="00000000" w:rsidRPr="00000000" w14:paraId="000000DC">
      <w:pPr>
        <w:numPr>
          <w:ilvl w:val="0"/>
          <w:numId w:val="10"/>
        </w:numPr>
        <w:ind w:left="360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Same Floor </w:t>
      </w:r>
    </w:p>
    <w:p w:rsidR="00000000" w:rsidDel="00000000" w:rsidP="00000000" w:rsidRDefault="00000000" w:rsidRPr="00000000" w14:paraId="000000DD">
      <w:pPr>
        <w:numPr>
          <w:ilvl w:val="0"/>
          <w:numId w:val="10"/>
        </w:numPr>
        <w:ind w:left="360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Amenities</w:t>
      </w:r>
    </w:p>
    <w:p w:rsidR="00000000" w:rsidDel="00000000" w:rsidP="00000000" w:rsidRDefault="00000000" w:rsidRPr="00000000" w14:paraId="000000DE">
      <w:pPr>
        <w:numPr>
          <w:ilvl w:val="2"/>
          <w:numId w:val="7"/>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After room selection, data will be pre filled from the previous meeting. </w:t>
      </w:r>
    </w:p>
    <w:p w:rsidR="00000000" w:rsidDel="00000000" w:rsidP="00000000" w:rsidRDefault="00000000" w:rsidRPr="00000000" w14:paraId="000000DF">
      <w:pPr>
        <w:numPr>
          <w:ilvl w:val="2"/>
          <w:numId w:val="7"/>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After booking has been confirmed the user will be taken back to the home screen of the previous meeting room.</w:t>
      </w:r>
    </w:p>
    <w:p w:rsidR="00000000" w:rsidDel="00000000" w:rsidP="00000000" w:rsidRDefault="00000000" w:rsidRPr="00000000" w14:paraId="000000E0">
      <w:pPr>
        <w:numPr>
          <w:ilvl w:val="2"/>
          <w:numId w:val="7"/>
        </w:numPr>
        <w:ind w:left="288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If there are no meeting rooms available, user will be asked to update the details to find another room.</w:t>
      </w:r>
    </w:p>
    <w:p w:rsidR="00000000" w:rsidDel="00000000" w:rsidP="00000000" w:rsidRDefault="00000000" w:rsidRPr="00000000" w14:paraId="000000E1">
      <w:pPr>
        <w:numPr>
          <w:ilvl w:val="0"/>
          <w:numId w:val="7"/>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a user I ‘ll be able to select a room from the list of meeting rooms and create a meeting for it. </w:t>
      </w:r>
    </w:p>
    <w:p w:rsidR="00000000" w:rsidDel="00000000" w:rsidP="00000000" w:rsidRDefault="00000000" w:rsidRPr="00000000" w14:paraId="000000E2">
      <w:pPr>
        <w:numPr>
          <w:ilvl w:val="0"/>
          <w:numId w:val="7"/>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As a user I should be able to find the way to another meeting room</w:t>
      </w:r>
    </w:p>
    <w:p w:rsidR="00000000" w:rsidDel="00000000" w:rsidP="00000000" w:rsidRDefault="00000000" w:rsidRPr="00000000" w14:paraId="000000E3">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4">
      <w:pPr>
        <w:ind w:left="720" w:firstLine="0"/>
        <w:rPr>
          <w:rFonts w:ascii="Calibri" w:cs="Calibri" w:eastAsia="Calibri" w:hAnsi="Calibri"/>
          <w:sz w:val="24"/>
          <w:szCs w:val="24"/>
        </w:rPr>
      </w:pPr>
      <w:hyperlink r:id="rId20">
        <w:r w:rsidDel="00000000" w:rsidR="00000000" w:rsidRPr="00000000">
          <w:rPr>
            <w:rFonts w:ascii="Calibri" w:cs="Calibri" w:eastAsia="Calibri" w:hAnsi="Calibri"/>
            <w:color w:val="1155cc"/>
            <w:sz w:val="24"/>
            <w:szCs w:val="24"/>
            <w:u w:val="single"/>
            <w:rtl w:val="0"/>
          </w:rPr>
          <w:t xml:space="preserve">https://www.figma.com/file/qVRgpvcZHEmCdE2IKJqvqb/Kiosk---Meeting-rooms?node-id=2778%3A58840</w:t>
        </w:r>
      </w:hyperlink>
      <w:r w:rsidDel="00000000" w:rsidR="00000000" w:rsidRPr="00000000">
        <w:rPr>
          <w:rtl w:val="0"/>
        </w:rPr>
      </w:r>
    </w:p>
    <w:p w:rsidR="00000000" w:rsidDel="00000000" w:rsidP="00000000" w:rsidRDefault="00000000" w:rsidRPr="00000000" w14:paraId="000000E5">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6">
      <w:pPr>
        <w:ind w:left="0" w:firstLine="0"/>
        <w:rPr>
          <w:sz w:val="32"/>
          <w:szCs w:val="32"/>
        </w:rPr>
      </w:pPr>
      <w:r w:rsidDel="00000000" w:rsidR="00000000" w:rsidRPr="00000000">
        <w:rPr>
          <w:sz w:val="32"/>
          <w:szCs w:val="32"/>
          <w:rtl w:val="0"/>
        </w:rPr>
        <w:t xml:space="preserve">Wrapper for Meeting Rooms Display</w:t>
      </w:r>
    </w:p>
    <w:p w:rsidR="00000000" w:rsidDel="00000000" w:rsidP="00000000" w:rsidRDefault="00000000" w:rsidRPr="00000000" w14:paraId="000000E7">
      <w:pPr>
        <w:numPr>
          <w:ilvl w:val="0"/>
          <w:numId w:val="4"/>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Android and iOS application, to be available on play store or as an apk. These will be available on tablets only. </w:t>
      </w:r>
    </w:p>
    <w:p w:rsidR="00000000" w:rsidDel="00000000" w:rsidP="00000000" w:rsidRDefault="00000000" w:rsidRPr="00000000" w14:paraId="000000E8">
      <w:pPr>
        <w:numPr>
          <w:ilvl w:val="0"/>
          <w:numId w:val="4"/>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For FireOS, android application or an apk should work </w:t>
      </w:r>
    </w:p>
    <w:p w:rsidR="00000000" w:rsidDel="00000000" w:rsidP="00000000" w:rsidRDefault="00000000" w:rsidRPr="00000000" w14:paraId="000000E9">
      <w:pPr>
        <w:numPr>
          <w:ilvl w:val="0"/>
          <w:numId w:val="4"/>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wrapper or the application should support,</w:t>
      </w:r>
    </w:p>
    <w:p w:rsidR="00000000" w:rsidDel="00000000" w:rsidP="00000000" w:rsidRDefault="00000000" w:rsidRPr="00000000" w14:paraId="000000EA">
      <w:pPr>
        <w:numPr>
          <w:ilvl w:val="1"/>
          <w:numId w:val="4"/>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Should be able to read and notify about  battery health</w:t>
      </w:r>
    </w:p>
    <w:p w:rsidR="00000000" w:rsidDel="00000000" w:rsidP="00000000" w:rsidRDefault="00000000" w:rsidRPr="00000000" w14:paraId="000000EB">
      <w:pPr>
        <w:numPr>
          <w:ilvl w:val="1"/>
          <w:numId w:val="4"/>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Should be able to access camera, if needed</w:t>
      </w:r>
    </w:p>
    <w:p w:rsidR="00000000" w:rsidDel="00000000" w:rsidP="00000000" w:rsidRDefault="00000000" w:rsidRPr="00000000" w14:paraId="000000EC">
      <w:pPr>
        <w:numPr>
          <w:ilvl w:val="1"/>
          <w:numId w:val="4"/>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Should be able to communicate with external devices, if needed in future</w:t>
      </w:r>
    </w:p>
    <w:p w:rsidR="00000000" w:rsidDel="00000000" w:rsidP="00000000" w:rsidRDefault="00000000" w:rsidRPr="00000000" w14:paraId="000000ED">
      <w:pPr>
        <w:numPr>
          <w:ilvl w:val="1"/>
          <w:numId w:val="4"/>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Branding of WorkInSync</w:t>
      </w:r>
    </w:p>
    <w:p w:rsidR="00000000" w:rsidDel="00000000" w:rsidP="00000000" w:rsidRDefault="00000000" w:rsidRPr="00000000" w14:paraId="000000EE">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F">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0">
      <w:pPr>
        <w:pStyle w:val="Heading2"/>
        <w:rPr/>
      </w:pPr>
      <w:bookmarkStart w:colFirst="0" w:colLast="0" w:name="_r9j6cmbl30vk" w:id="10"/>
      <w:bookmarkEnd w:id="10"/>
      <w:r w:rsidDel="00000000" w:rsidR="00000000" w:rsidRPr="00000000">
        <w:rPr>
          <w:rtl w:val="0"/>
        </w:rPr>
        <w:t xml:space="preserve">Use case 7&lt;&lt;P2&gt;&gt;</w:t>
      </w:r>
    </w:p>
    <w:p w:rsidR="00000000" w:rsidDel="00000000" w:rsidP="00000000" w:rsidRDefault="00000000" w:rsidRPr="00000000" w14:paraId="000000F1">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an employee I should be able to raise any request with respect to the meeting room.</w:t>
      </w:r>
    </w:p>
    <w:p w:rsidR="00000000" w:rsidDel="00000000" w:rsidP="00000000" w:rsidRDefault="00000000" w:rsidRPr="00000000" w14:paraId="000000F2">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sz w:val="32"/>
          <w:szCs w:val="32"/>
        </w:rPr>
      </w:pPr>
      <w:bookmarkStart w:colFirst="0" w:colLast="0" w:name="_r94rlo3t29d0" w:id="11"/>
      <w:bookmarkEnd w:id="11"/>
      <w:r w:rsidDel="00000000" w:rsidR="00000000" w:rsidRPr="00000000">
        <w:rPr>
          <w:sz w:val="32"/>
          <w:szCs w:val="32"/>
          <w:rtl w:val="0"/>
        </w:rPr>
        <w:t xml:space="preserve">Use case 8</w:t>
      </w:r>
    </w:p>
    <w:p w:rsidR="00000000" w:rsidDel="00000000" w:rsidP="00000000" w:rsidRDefault="00000000" w:rsidRPr="00000000" w14:paraId="000000F4">
      <w:pPr>
        <w:rPr/>
      </w:pPr>
      <w:r w:rsidDel="00000000" w:rsidR="00000000" w:rsidRPr="00000000">
        <w:rPr>
          <w:rtl w:val="0"/>
        </w:rPr>
        <w:tab/>
        <w:t xml:space="preserve">As an employee I want to checkin to the meeting room. </w:t>
      </w:r>
    </w:p>
    <w:p w:rsidR="00000000" w:rsidDel="00000000" w:rsidP="00000000" w:rsidRDefault="00000000" w:rsidRPr="00000000" w14:paraId="000000F5">
      <w:pPr>
        <w:rPr/>
      </w:pPr>
      <w:r w:rsidDel="00000000" w:rsidR="00000000" w:rsidRPr="00000000">
        <w:rPr/>
        <w:drawing>
          <wp:inline distB="114300" distT="114300" distL="114300" distR="114300">
            <wp:extent cx="4491038" cy="3282440"/>
            <wp:effectExtent b="0" l="0" r="0" t="0"/>
            <wp:docPr id="3" name="image9.png"/>
            <a:graphic>
              <a:graphicData uri="http://schemas.openxmlformats.org/drawingml/2006/picture">
                <pic:pic>
                  <pic:nvPicPr>
                    <pic:cNvPr id="0" name="image9.png"/>
                    <pic:cNvPicPr preferRelativeResize="0"/>
                  </pic:nvPicPr>
                  <pic:blipFill>
                    <a:blip r:embed="rId21"/>
                    <a:srcRect b="11563" l="20833" r="26763" t="20331"/>
                    <a:stretch>
                      <a:fillRect/>
                    </a:stretch>
                  </pic:blipFill>
                  <pic:spPr>
                    <a:xfrm>
                      <a:off x="0" y="0"/>
                      <a:ext cx="4491038" cy="328244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numPr>
          <w:ilvl w:val="0"/>
          <w:numId w:val="18"/>
        </w:numPr>
        <w:ind w:left="720" w:hanging="360"/>
        <w:rPr>
          <w:u w:val="none"/>
        </w:rPr>
      </w:pPr>
      <w:r w:rsidDel="00000000" w:rsidR="00000000" w:rsidRPr="00000000">
        <w:rPr>
          <w:rtl w:val="0"/>
        </w:rPr>
        <w:t xml:space="preserve">A Qr code would be required for an employees to checkin to the meeting room </w:t>
      </w:r>
    </w:p>
    <w:p w:rsidR="00000000" w:rsidDel="00000000" w:rsidP="00000000" w:rsidRDefault="00000000" w:rsidRPr="00000000" w14:paraId="000000F7">
      <w:pPr>
        <w:numPr>
          <w:ilvl w:val="0"/>
          <w:numId w:val="18"/>
        </w:numPr>
        <w:ind w:left="720" w:hanging="360"/>
        <w:rPr>
          <w:u w:val="none"/>
        </w:rPr>
      </w:pPr>
      <w:r w:rsidDel="00000000" w:rsidR="00000000" w:rsidRPr="00000000">
        <w:rPr>
          <w:rtl w:val="0"/>
        </w:rPr>
        <w:t xml:space="preserve">Anyone(participants + Organizer) can checkin to the meeting rooms from Mobile app</w:t>
      </w:r>
    </w:p>
    <w:p w:rsidR="00000000" w:rsidDel="00000000" w:rsidP="00000000" w:rsidRDefault="00000000" w:rsidRPr="00000000" w14:paraId="000000F8">
      <w:pPr>
        <w:numPr>
          <w:ilvl w:val="0"/>
          <w:numId w:val="18"/>
        </w:numPr>
        <w:ind w:left="720" w:hanging="360"/>
        <w:rPr>
          <w:u w:val="none"/>
        </w:rPr>
      </w:pPr>
      <w:r w:rsidDel="00000000" w:rsidR="00000000" w:rsidRPr="00000000">
        <w:rPr>
          <w:rtl w:val="0"/>
        </w:rPr>
        <w:t xml:space="preserve">The kiosk status would change accordingly. </w:t>
      </w:r>
    </w:p>
    <w:p w:rsidR="00000000" w:rsidDel="00000000" w:rsidP="00000000" w:rsidRDefault="00000000" w:rsidRPr="00000000" w14:paraId="000000F9">
      <w:pPr>
        <w:numPr>
          <w:ilvl w:val="0"/>
          <w:numId w:val="18"/>
        </w:numPr>
        <w:ind w:left="720" w:hanging="360"/>
        <w:rPr>
          <w:u w:val="none"/>
        </w:rPr>
      </w:pPr>
      <w:r w:rsidDel="00000000" w:rsidR="00000000" w:rsidRPr="00000000">
        <w:rPr>
          <w:rtl w:val="0"/>
        </w:rPr>
        <w:t xml:space="preserve">If any one user checkins to the meeting room , only the meeting room status would change and the same would reflect on the kiosk and web, and the user who has checked in would be stored</w:t>
      </w:r>
    </w:p>
    <w:p w:rsidR="00000000" w:rsidDel="00000000" w:rsidP="00000000" w:rsidRDefault="00000000" w:rsidRPr="00000000" w14:paraId="000000FA">
      <w:pPr>
        <w:numPr>
          <w:ilvl w:val="0"/>
          <w:numId w:val="18"/>
        </w:numPr>
        <w:ind w:left="720" w:hanging="360"/>
        <w:rPr>
          <w:u w:val="none"/>
        </w:rPr>
      </w:pPr>
      <w:r w:rsidDel="00000000" w:rsidR="00000000" w:rsidRPr="00000000">
        <w:rPr>
          <w:rtl w:val="0"/>
        </w:rPr>
        <w:t xml:space="preserve">Other users who will not checkin that would show up as “No-Show” in reports and the utilization would be calculated accordingly. </w:t>
      </w:r>
    </w:p>
    <w:p w:rsidR="00000000" w:rsidDel="00000000" w:rsidP="00000000" w:rsidRDefault="00000000" w:rsidRPr="00000000" w14:paraId="000000FB">
      <w:pPr>
        <w:numPr>
          <w:ilvl w:val="0"/>
          <w:numId w:val="18"/>
        </w:numPr>
        <w:ind w:left="720" w:hanging="360"/>
        <w:rPr>
          <w:u w:val="none"/>
        </w:rPr>
      </w:pPr>
      <w:r w:rsidDel="00000000" w:rsidR="00000000" w:rsidRPr="00000000">
        <w:rPr>
          <w:rtl w:val="0"/>
        </w:rPr>
        <w:t xml:space="preserve">For the users who haven't checked in , the mobile app will still show the users to checkin to the meeting room. </w:t>
      </w:r>
    </w:p>
    <w:p w:rsidR="00000000" w:rsidDel="00000000" w:rsidP="00000000" w:rsidRDefault="00000000" w:rsidRPr="00000000" w14:paraId="000000FC">
      <w:pPr>
        <w:numPr>
          <w:ilvl w:val="0"/>
          <w:numId w:val="18"/>
        </w:numPr>
        <w:ind w:left="720" w:hanging="360"/>
        <w:rPr>
          <w:u w:val="none"/>
        </w:rPr>
      </w:pPr>
      <w:r w:rsidDel="00000000" w:rsidR="00000000" w:rsidRPr="00000000">
        <w:rPr>
          <w:rtl w:val="0"/>
        </w:rPr>
        <w:t xml:space="preserve">Employee checkin data captured would be sent to Meeting Rooms reports. </w:t>
      </w:r>
    </w:p>
    <w:p w:rsidR="00000000" w:rsidDel="00000000" w:rsidP="00000000" w:rsidRDefault="00000000" w:rsidRPr="00000000" w14:paraId="000000FD">
      <w:pPr>
        <w:numPr>
          <w:ilvl w:val="0"/>
          <w:numId w:val="18"/>
        </w:numPr>
        <w:ind w:left="720" w:hanging="360"/>
        <w:rPr>
          <w:u w:val="none"/>
        </w:rPr>
      </w:pPr>
      <w:r w:rsidDel="00000000" w:rsidR="00000000" w:rsidRPr="00000000">
        <w:rPr>
          <w:rtl w:val="0"/>
        </w:rPr>
        <w:t xml:space="preserve">The QR code will be unique for every room and Showing the QR code on screen would be managed by the configuration</w:t>
      </w:r>
      <w:r w:rsidDel="00000000" w:rsidR="00000000" w:rsidRPr="00000000">
        <w:rPr>
          <w:b w:val="1"/>
          <w:bCs w:val="1"/>
          <w:rtl w:val="0"/>
        </w:rPr>
        <w:t xml:space="preserve"> ShowQRonKiosk - true, by</w:t>
      </w:r>
      <w:r w:rsidDel="00000000" w:rsidR="00000000" w:rsidRPr="00000000">
        <w:rPr>
          <w:rtl w:val="0"/>
        </w:rPr>
        <w:t xml:space="preserve"> default. If false the QR code will not show up on the Kiosk . This will be configurable buid wise.</w:t>
      </w:r>
    </w:p>
    <w:p w:rsidR="00000000" w:rsidDel="00000000" w:rsidP="00000000" w:rsidRDefault="00000000" w:rsidRPr="00000000" w14:paraId="000000FE">
      <w:pPr>
        <w:numPr>
          <w:ilvl w:val="0"/>
          <w:numId w:val="18"/>
        </w:numPr>
        <w:ind w:left="720" w:hanging="360"/>
        <w:rPr>
          <w:u w:val="none"/>
        </w:rPr>
      </w:pPr>
      <w:r w:rsidDel="00000000" w:rsidR="00000000" w:rsidRPr="00000000">
        <w:rPr>
          <w:rtl w:val="0"/>
        </w:rPr>
        <w:t xml:space="preserve">The QR code will show up on every screen. </w:t>
      </w:r>
    </w:p>
    <w:p w:rsidR="00000000" w:rsidDel="00000000" w:rsidP="00000000" w:rsidRDefault="00000000" w:rsidRPr="00000000" w14:paraId="000000FF">
      <w:pPr>
        <w:numPr>
          <w:ilvl w:val="0"/>
          <w:numId w:val="18"/>
        </w:numPr>
        <w:ind w:left="720" w:hanging="360"/>
        <w:rPr>
          <w:u w:val="none"/>
        </w:rPr>
      </w:pPr>
      <w:r w:rsidDel="00000000" w:rsidR="00000000" w:rsidRPr="00000000">
        <w:rPr>
          <w:rtl w:val="0"/>
        </w:rPr>
        <w:t xml:space="preserve">The QR code can be used to checkin to the meeting, extend the meeting or End the meeting. </w:t>
      </w:r>
    </w:p>
    <w:p w:rsidR="00000000" w:rsidDel="00000000" w:rsidP="00000000" w:rsidRDefault="00000000" w:rsidRPr="00000000" w14:paraId="00000100">
      <w:pPr>
        <w:numPr>
          <w:ilvl w:val="0"/>
          <w:numId w:val="18"/>
        </w:numPr>
        <w:ind w:left="720" w:hanging="360"/>
        <w:rPr>
          <w:u w:val="none"/>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ab/>
      </w:r>
      <w:r w:rsidDel="00000000" w:rsidR="00000000" w:rsidRPr="00000000">
        <w:rPr>
          <w:rtl w:val="0"/>
        </w:rPr>
      </w:r>
    </w:p>
    <w:p w:rsidR="00000000" w:rsidDel="00000000" w:rsidP="00000000" w:rsidRDefault="00000000" w:rsidRPr="00000000" w14:paraId="00000102">
      <w:pPr>
        <w:ind w:left="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ab/>
      </w:r>
    </w:p>
    <w:p w:rsidR="00000000" w:rsidDel="00000000" w:rsidP="00000000" w:rsidRDefault="00000000" w:rsidRPr="00000000" w14:paraId="00000103">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ADMIN Settings - KIOSK</w:t>
      </w:r>
      <w:r w:rsidDel="00000000" w:rsidR="00000000" w:rsidRPr="00000000">
        <w:rPr>
          <w:rtl w:val="0"/>
        </w:rPr>
      </w:r>
    </w:p>
    <w:p w:rsidR="00000000" w:rsidDel="00000000" w:rsidP="00000000" w:rsidRDefault="00000000" w:rsidRPr="00000000" w14:paraId="00000104">
      <w:pPr>
        <w:numPr>
          <w:ilvl w:val="0"/>
          <w:numId w:val="6"/>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Disconnect the Calendar</w:t>
      </w:r>
    </w:p>
    <w:p w:rsidR="00000000" w:rsidDel="00000000" w:rsidP="00000000" w:rsidRDefault="00000000" w:rsidRPr="00000000" w14:paraId="00000105">
      <w:pPr>
        <w:numPr>
          <w:ilvl w:val="0"/>
          <w:numId w:val="6"/>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Connect another Room </w:t>
      </w:r>
    </w:p>
    <w:p w:rsidR="00000000" w:rsidDel="00000000" w:rsidP="00000000" w:rsidRDefault="00000000" w:rsidRPr="00000000" w14:paraId="00000106">
      <w:pPr>
        <w:numPr>
          <w:ilvl w:val="0"/>
          <w:numId w:val="6"/>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Logout</w:t>
      </w:r>
    </w:p>
    <w:p w:rsidR="00000000" w:rsidDel="00000000" w:rsidP="00000000" w:rsidRDefault="00000000" w:rsidRPr="00000000" w14:paraId="00000107">
      <w:pPr>
        <w:numPr>
          <w:ilvl w:val="0"/>
          <w:numId w:val="6"/>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Language #P2</w:t>
      </w:r>
    </w:p>
    <w:p w:rsidR="00000000" w:rsidDel="00000000" w:rsidP="00000000" w:rsidRDefault="00000000" w:rsidRPr="00000000" w14:paraId="00000108">
      <w:pPr>
        <w:numPr>
          <w:ilvl w:val="0"/>
          <w:numId w:val="6"/>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Orientation of the tab</w:t>
      </w:r>
    </w:p>
    <w:p w:rsidR="00000000" w:rsidDel="00000000" w:rsidP="00000000" w:rsidRDefault="00000000" w:rsidRPr="00000000" w14:paraId="00000109">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ab/>
      </w:r>
      <w:r w:rsidDel="00000000" w:rsidR="00000000" w:rsidRPr="00000000">
        <w:rPr>
          <w:rtl w:val="0"/>
        </w:rPr>
      </w:r>
    </w:p>
    <w:p w:rsidR="00000000" w:rsidDel="00000000" w:rsidP="00000000" w:rsidRDefault="00000000" w:rsidRPr="00000000" w14:paraId="0000010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B">
      <w:pPr>
        <w:pageBreakBefore w:val="0"/>
        <w:ind w:left="0" w:firstLine="72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Admin Settings - Backend</w:t>
      </w:r>
    </w:p>
    <w:p w:rsidR="00000000" w:rsidDel="00000000" w:rsidP="00000000" w:rsidRDefault="00000000" w:rsidRPr="00000000" w14:paraId="0000010C">
      <w:pPr>
        <w:pageBreakBefore w:val="0"/>
        <w:numPr>
          <w:ilvl w:val="2"/>
          <w:numId w:val="8"/>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Manage all the tabs centrally - Status of tabs </w:t>
      </w:r>
    </w:p>
    <w:p w:rsidR="00000000" w:rsidDel="00000000" w:rsidP="00000000" w:rsidRDefault="00000000" w:rsidRPr="00000000" w14:paraId="0000010D">
      <w:pPr>
        <w:pageBreakBefore w:val="0"/>
        <w:numPr>
          <w:ilvl w:val="2"/>
          <w:numId w:val="8"/>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An admin view to Manage the tabs and the devices and the status of the tabs - </w:t>
      </w:r>
    </w:p>
    <w:p w:rsidR="00000000" w:rsidDel="00000000" w:rsidP="00000000" w:rsidRDefault="00000000" w:rsidRPr="00000000" w14:paraId="0000010E">
      <w:pPr>
        <w:pageBreakBefore w:val="0"/>
        <w:numPr>
          <w:ilvl w:val="2"/>
          <w:numId w:val="8"/>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PIN required to end a meeting or extend a meeting - This will be tenant specific.</w:t>
      </w:r>
    </w:p>
    <w:p w:rsidR="00000000" w:rsidDel="00000000" w:rsidP="00000000" w:rsidRDefault="00000000" w:rsidRPr="00000000" w14:paraId="0000010F">
      <w:pPr>
        <w:pageBreakBefore w:val="0"/>
        <w:numPr>
          <w:ilvl w:val="2"/>
          <w:numId w:val="8"/>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Customizable background  images on kiosk for every meeting room  - This will be manageable from the Web application</w:t>
      </w:r>
    </w:p>
    <w:p w:rsidR="00000000" w:rsidDel="00000000" w:rsidP="00000000" w:rsidRDefault="00000000" w:rsidRPr="00000000" w14:paraId="00000110">
      <w:pPr>
        <w:pageBreakBefore w:val="0"/>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1">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2">
      <w:pPr>
        <w:pStyle w:val="Heading2"/>
        <w:ind w:left="0" w:firstLine="0"/>
        <w:rPr/>
      </w:pPr>
      <w:bookmarkStart w:colFirst="0" w:colLast="0" w:name="_xrue62fx7gxj" w:id="12"/>
      <w:bookmarkEnd w:id="12"/>
      <w:r w:rsidDel="00000000" w:rsidR="00000000" w:rsidRPr="00000000">
        <w:rPr>
          <w:rtl w:val="0"/>
        </w:rPr>
        <w:t xml:space="preserve">Future &lt;&lt;P3&gt;&gt;</w:t>
      </w:r>
    </w:p>
    <w:p w:rsidR="00000000" w:rsidDel="00000000" w:rsidP="00000000" w:rsidRDefault="00000000" w:rsidRPr="00000000" w14:paraId="00000113">
      <w:pPr>
        <w:pageBreakBefore w:val="0"/>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there is an existing meeting of the user , and the user tries to create another meeting from Kiosk, The Kiosk should give an option to the user to assign a particular meeting to the room or create a new meeting. </w:t>
      </w:r>
    </w:p>
    <w:p w:rsidR="00000000" w:rsidDel="00000000" w:rsidP="00000000" w:rsidRDefault="00000000" w:rsidRPr="00000000" w14:paraId="00000114">
      <w:pPr>
        <w:pageBreakBefore w:val="0"/>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5">
      <w:pPr>
        <w:pageBreakBefore w:val="0"/>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Hardware Implication </w:t>
      </w:r>
    </w:p>
    <w:p w:rsidR="00000000" w:rsidDel="00000000" w:rsidP="00000000" w:rsidRDefault="00000000" w:rsidRPr="00000000" w14:paraId="00000116">
      <w:pPr>
        <w:pageBreakBefore w:val="0"/>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7">
      <w:pPr>
        <w:numPr>
          <w:ilvl w:val="0"/>
          <w:numId w:val="1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Tabs can be different and can have different make and model. Handle the hardware challenges, like the back button and other functionalities on the tab. </w:t>
      </w:r>
    </w:p>
    <w:p w:rsidR="00000000" w:rsidDel="00000000" w:rsidP="00000000" w:rsidRDefault="00000000" w:rsidRPr="00000000" w14:paraId="00000118">
      <w:pPr>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t xml:space="preserve">MDM Solution </w:t>
      </w:r>
    </w:p>
    <w:p w:rsidR="00000000" w:rsidDel="00000000" w:rsidP="00000000" w:rsidRDefault="00000000" w:rsidRPr="00000000" w14:paraId="00000119">
      <w:pPr>
        <w:numPr>
          <w:ilvl w:val="0"/>
          <w:numId w:val="1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Manage kiosk </w:t>
      </w:r>
    </w:p>
    <w:p w:rsidR="00000000" w:rsidDel="00000000" w:rsidP="00000000" w:rsidRDefault="00000000" w:rsidRPr="00000000" w14:paraId="0000011A">
      <w:pPr>
        <w:numPr>
          <w:ilvl w:val="0"/>
          <w:numId w:val="1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Push Application/updates remotely</w:t>
      </w:r>
    </w:p>
    <w:p w:rsidR="00000000" w:rsidDel="00000000" w:rsidP="00000000" w:rsidRDefault="00000000" w:rsidRPr="00000000" w14:paraId="0000011B">
      <w:pPr>
        <w:numPr>
          <w:ilvl w:val="0"/>
          <w:numId w:val="1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Restrict usage to a single application </w:t>
      </w:r>
    </w:p>
    <w:p w:rsidR="00000000" w:rsidDel="00000000" w:rsidP="00000000" w:rsidRDefault="00000000" w:rsidRPr="00000000" w14:paraId="0000011C">
      <w:pPr>
        <w:numPr>
          <w:ilvl w:val="0"/>
          <w:numId w:val="1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API integration so that policies can be created from client site</w:t>
      </w:r>
    </w:p>
    <w:p w:rsidR="00000000" w:rsidDel="00000000" w:rsidP="00000000" w:rsidRDefault="00000000" w:rsidRPr="00000000" w14:paraId="0000011D">
      <w:pPr>
        <w:numPr>
          <w:ilvl w:val="0"/>
          <w:numId w:val="1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Mapping of Devices and policies - API integration </w:t>
      </w:r>
    </w:p>
    <w:p w:rsidR="00000000" w:rsidDel="00000000" w:rsidP="00000000" w:rsidRDefault="00000000" w:rsidRPr="00000000" w14:paraId="0000011E">
      <w:pPr>
        <w:numPr>
          <w:ilvl w:val="0"/>
          <w:numId w:val="1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App crash logs</w:t>
      </w:r>
    </w:p>
    <w:p w:rsidR="00000000" w:rsidDel="00000000" w:rsidP="00000000" w:rsidRDefault="00000000" w:rsidRPr="00000000" w14:paraId="0000011F">
      <w:pPr>
        <w:numPr>
          <w:ilvl w:val="0"/>
          <w:numId w:val="1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Device logs</w:t>
      </w:r>
    </w:p>
    <w:p w:rsidR="00000000" w:rsidDel="00000000" w:rsidP="00000000" w:rsidRDefault="00000000" w:rsidRPr="00000000" w14:paraId="00000120">
      <w:pPr>
        <w:numPr>
          <w:ilvl w:val="0"/>
          <w:numId w:val="1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Battery Status</w:t>
      </w:r>
    </w:p>
    <w:p w:rsidR="00000000" w:rsidDel="00000000" w:rsidP="00000000" w:rsidRDefault="00000000" w:rsidRPr="00000000" w14:paraId="00000121">
      <w:pPr>
        <w:numPr>
          <w:ilvl w:val="0"/>
          <w:numId w:val="1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Apple management - Supervised /unsupervised </w:t>
      </w:r>
    </w:p>
    <w:p w:rsidR="00000000" w:rsidDel="00000000" w:rsidP="00000000" w:rsidRDefault="00000000" w:rsidRPr="00000000" w14:paraId="00000122">
      <w:pPr>
        <w:numPr>
          <w:ilvl w:val="0"/>
          <w:numId w:val="1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Support fire OS, android, kiosk mode, apple</w:t>
      </w:r>
    </w:p>
    <w:p w:rsidR="00000000" w:rsidDel="00000000" w:rsidP="00000000" w:rsidRDefault="00000000" w:rsidRPr="00000000" w14:paraId="00000123">
      <w:pPr>
        <w:numPr>
          <w:ilvl w:val="0"/>
          <w:numId w:val="1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WIFI setup remotely - ApI integration</w:t>
      </w:r>
    </w:p>
    <w:p w:rsidR="00000000" w:rsidDel="00000000" w:rsidP="00000000" w:rsidRDefault="00000000" w:rsidRPr="00000000" w14:paraId="00000124">
      <w:pPr>
        <w:numPr>
          <w:ilvl w:val="0"/>
          <w:numId w:val="1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Clients may have their own MDM Solutions</w:t>
      </w:r>
    </w:p>
    <w:p w:rsidR="00000000" w:rsidDel="00000000" w:rsidP="00000000" w:rsidRDefault="00000000" w:rsidRPr="00000000" w14:paraId="00000125">
      <w:pPr>
        <w:numPr>
          <w:ilvl w:val="0"/>
          <w:numId w:val="11"/>
        </w:numPr>
        <w:ind w:left="720" w:hanging="360"/>
        <w:rPr>
          <w:rFonts w:ascii="Calibri" w:cs="Calibri" w:eastAsia="Calibri" w:hAnsi="Calibri"/>
          <w:sz w:val="24"/>
          <w:szCs w:val="24"/>
          <w:u w:val="none"/>
        </w:rPr>
      </w:pPr>
      <w:r w:rsidDel="00000000" w:rsidR="00000000" w:rsidRPr="00000000">
        <w:rPr>
          <w:rtl w:val="0"/>
        </w:rPr>
      </w:r>
    </w:p>
    <w:sectPr>
      <w:headerReference r:id="rId22" w:type="default"/>
      <w:footerReference r:id="rId23" w:type="default"/>
      <w:pgSz w:h="15840" w:w="12240" w:orient="portrait"/>
      <w:pgMar w:bottom="1440" w:top="1440" w:left="1440" w:right="1440" w:header="720" w:footer="576"/>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bhishek Dhyani" w:id="10" w:date="2021-11-08T09:03:29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a room</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1.You need to extend your meeting - but the room is booked, so you lookout for another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2.You need to book a room</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3.You need to book &amp; wayfinding</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4.You’ve booked, just need wayfinding</w:t>
      </w:r>
    </w:p>
  </w:comment>
  <w:comment w:author="Abhishek Dhyani" w:id="1" w:date="2021-10-13T10:02:28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meeting room's calendar would be linked to an account?</w:t>
      </w:r>
    </w:p>
  </w:comment>
  <w:comment w:author="Deleted user" w:id="2" w:date="2021-10-13T10:16:28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Calendar won't be linked to an account, Consent would be provided by the admin to Workinsync for Read.Write Access on the resources(Rooms, Employees)</w:t>
      </w:r>
    </w:p>
  </w:comment>
  <w:comment w:author="Neha Bhat" w:id="3" w:date="2021-11-17T13:12:09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@saurabh.srivastava@moveinsync.com @manvi@moveinsync.com  home screen here means the room screen that we have searched for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_</w:t>
      </w:r>
    </w:p>
  </w:comment>
  <w:comment w:author="Deleted user" w:id="4" w:date="2021-11-17T15:27:42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comment>
  <w:comment w:author="Neha Bhat" w:id="7" w:date="2021-11-17T13:17:16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done how to test it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@saurabh.srivastava@moveinsync.com @manvi@moveinsync.com</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_</w:t>
      </w:r>
    </w:p>
  </w:comment>
  <w:comment w:author="Deleted user" w:id="11" w:date="2021-12-08T06:53:41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current scenario when the user tries to extend the meet, and room is not available then we are showing error. Now instead of showing error we will redirect the user to this screen? Or when the user will click upon "find a room" then only we will redirect here?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@manvi@moveinsync.com</w:t>
      </w:r>
    </w:p>
  </w:comment>
  <w:comment w:author="Abhishek Dhyani" w:id="0" w:date="2021-10-13T09:57:36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with respect to the " find a room feature" , ..which I'm assuming  comes later. Also isn't the premise of this entire solution around, ..making meeting rooms availability visible? to immediate users?</w:t>
      </w:r>
    </w:p>
  </w:comment>
  <w:comment w:author="Deleted user" w:id="9" w:date="2021-10-12T03:43:35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@akhilesh.maurya@moveinsync.com @akash.agarwal@moveinsync.com FYR.</w:t>
      </w:r>
    </w:p>
  </w:comment>
  <w:comment w:author="Neha Bhat" w:id="8" w:date="2021-11-18T09:35:25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search via email address o emp id instead of name @manvi@moveinsync.com</w:t>
      </w:r>
    </w:p>
  </w:comment>
  <w:comment w:author="Abhishek Dhyani" w:id="5" w:date="2021-10-13T10:06:38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colorblindness, textures would be used</w:t>
      </w:r>
    </w:p>
  </w:comment>
  <w:comment w:author="Deleted user" w:id="6" w:date="2021-10-13T10:15:05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jc w:val="right"/>
      <w:rPr/>
    </w:pPr>
    <w:r w:rsidDel="00000000" w:rsidR="00000000" w:rsidRPr="00000000">
      <w:rPr>
        <w:rtl w:val="0"/>
      </w:rPr>
      <w:t xml:space="preserve">Internal Use Only</w:t>
    </w:r>
  </w:p>
  <w:p w:rsidR="00000000" w:rsidDel="00000000" w:rsidP="00000000" w:rsidRDefault="00000000" w:rsidRPr="00000000" w14:paraId="0000012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rPr/>
    </w:pPr>
    <w:r w:rsidDel="00000000" w:rsidR="00000000" w:rsidRPr="00000000">
      <w:rPr/>
      <w:drawing>
        <wp:inline distB="114300" distT="114300" distL="114300" distR="114300">
          <wp:extent cx="909638" cy="369004"/>
          <wp:effectExtent b="0" l="0" r="0" t="0"/>
          <wp:docPr id="1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09638" cy="369004"/>
                  </a:xfrm>
                  <a:prstGeom prst="rect"/>
                  <a:ln/>
                </pic:spPr>
              </pic:pic>
            </a:graphicData>
          </a:graphic>
        </wp:inline>
      </w:drawing>
    </w:r>
    <w:r w:rsidDel="00000000" w:rsidR="00000000" w:rsidRPr="00000000">
      <w:rPr>
        <w:rtl w:val="0"/>
      </w:rPr>
      <w:tab/>
      <w:tab/>
      <w:tab/>
      <w:tab/>
      <w:tab/>
      <w:tab/>
      <w:tab/>
      <w:t xml:space="preserve">                </w:t>
    </w:r>
    <w:r w:rsidDel="00000000" w:rsidR="00000000" w:rsidRPr="00000000">
      <w:rPr/>
      <w:drawing>
        <wp:inline distB="114300" distT="114300" distL="114300" distR="114300">
          <wp:extent cx="1109514" cy="619125"/>
          <wp:effectExtent b="0" l="0" r="0" t="0"/>
          <wp:docPr id="10" name="image2.png"/>
          <a:graphic>
            <a:graphicData uri="http://schemas.openxmlformats.org/drawingml/2006/picture">
              <pic:pic>
                <pic:nvPicPr>
                  <pic:cNvPr id="0" name="image2.png"/>
                  <pic:cNvPicPr preferRelativeResize="0"/>
                </pic:nvPicPr>
                <pic:blipFill>
                  <a:blip r:embed="rId2"/>
                  <a:srcRect b="0" l="0" r="24849" t="0"/>
                  <a:stretch>
                    <a:fillRect/>
                  </a:stretch>
                </pic:blipFill>
                <pic:spPr>
                  <a:xfrm>
                    <a:off x="0" y="0"/>
                    <a:ext cx="1109514" cy="6191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3600" w:hanging="360"/>
      </w:pPr>
      <w:rPr>
        <w:u w:val="none"/>
      </w:rPr>
    </w:lvl>
    <w:lvl w:ilvl="1">
      <w:start w:val="1"/>
      <w:numFmt w:val="lowerRoman"/>
      <w:lvlText w:val="%2."/>
      <w:lvlJc w:val="right"/>
      <w:pPr>
        <w:ind w:left="4320" w:hanging="360"/>
      </w:pPr>
      <w:rPr>
        <w:u w:val="none"/>
      </w:rPr>
    </w:lvl>
    <w:lvl w:ilvl="2">
      <w:start w:val="1"/>
      <w:numFmt w:val="decimal"/>
      <w:lvlText w:val="%3."/>
      <w:lvlJc w:val="left"/>
      <w:pPr>
        <w:ind w:left="5040" w:hanging="360"/>
      </w:pPr>
      <w:rPr>
        <w:u w:val="none"/>
      </w:rPr>
    </w:lvl>
    <w:lvl w:ilvl="3">
      <w:start w:val="1"/>
      <w:numFmt w:val="lowerLetter"/>
      <w:lvlText w:val="%4."/>
      <w:lvlJc w:val="left"/>
      <w:pPr>
        <w:ind w:left="5760" w:hanging="360"/>
      </w:pPr>
      <w:rPr>
        <w:u w:val="none"/>
      </w:rPr>
    </w:lvl>
    <w:lvl w:ilvl="4">
      <w:start w:val="1"/>
      <w:numFmt w:val="lowerRoman"/>
      <w:lvlText w:val="%5."/>
      <w:lvlJc w:val="right"/>
      <w:pPr>
        <w:ind w:left="6480" w:hanging="360"/>
      </w:pPr>
      <w:rPr>
        <w:u w:val="none"/>
      </w:rPr>
    </w:lvl>
    <w:lvl w:ilvl="5">
      <w:start w:val="1"/>
      <w:numFmt w:val="decimal"/>
      <w:lvlText w:val="%6."/>
      <w:lvlJc w:val="left"/>
      <w:pPr>
        <w:ind w:left="7200" w:hanging="360"/>
      </w:pPr>
      <w:rPr>
        <w:u w:val="none"/>
      </w:rPr>
    </w:lvl>
    <w:lvl w:ilvl="6">
      <w:start w:val="1"/>
      <w:numFmt w:val="lowerLetter"/>
      <w:lvlText w:val="%7."/>
      <w:lvlJc w:val="left"/>
      <w:pPr>
        <w:ind w:left="7920" w:hanging="360"/>
      </w:pPr>
      <w:rPr>
        <w:u w:val="none"/>
      </w:rPr>
    </w:lvl>
    <w:lvl w:ilvl="7">
      <w:start w:val="1"/>
      <w:numFmt w:val="lowerRoman"/>
      <w:lvlText w:val="%8."/>
      <w:lvlJc w:val="right"/>
      <w:pPr>
        <w:ind w:left="8640" w:hanging="360"/>
      </w:pPr>
      <w:rPr>
        <w:u w:val="none"/>
      </w:rPr>
    </w:lvl>
    <w:lvl w:ilvl="8">
      <w:start w:val="1"/>
      <w:numFmt w:val="decimal"/>
      <w:lvlText w:val="%9."/>
      <w:lvlJc w:val="left"/>
      <w:pPr>
        <w:ind w:left="936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figma.com/file/qVRgpvcZHEmCdE2IKJqvqb/Kiosk---Meeting-rooms?node-id=2778%3A58840" TargetMode="External"/><Relationship Id="rId11" Type="http://schemas.openxmlformats.org/officeDocument/2006/relationships/hyperlink" Target="https://www.figma.com/file/qVRgpvcZHEmCdE2IKJqvqb/Kiosk---Meeting-rooms?node-id=1903%3A47842" TargetMode="External"/><Relationship Id="rId22" Type="http://schemas.openxmlformats.org/officeDocument/2006/relationships/header" Target="header1.xml"/><Relationship Id="rId10" Type="http://schemas.openxmlformats.org/officeDocument/2006/relationships/image" Target="media/image13.png"/><Relationship Id="rId21"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12.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8.png"/><Relationship Id="rId16" Type="http://schemas.openxmlformats.org/officeDocument/2006/relationships/image" Target="media/image11.png"/><Relationship Id="rId5" Type="http://schemas.openxmlformats.org/officeDocument/2006/relationships/numbering" Target="numbering.xml"/><Relationship Id="rId19" Type="http://schemas.openxmlformats.org/officeDocument/2006/relationships/image" Target="media/image10.png"/><Relationship Id="rId6" Type="http://schemas.openxmlformats.org/officeDocument/2006/relationships/styles" Target="styles.xml"/><Relationship Id="rId18" Type="http://schemas.openxmlformats.org/officeDocument/2006/relationships/hyperlink" Target="mailto:no-reply@workinsync.io" TargetMode="External"/><Relationship Id="rId7" Type="http://schemas.openxmlformats.org/officeDocument/2006/relationships/image" Target="media/image14.jpg"/><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